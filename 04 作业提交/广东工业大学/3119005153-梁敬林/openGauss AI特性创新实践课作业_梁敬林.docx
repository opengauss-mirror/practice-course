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91272C">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91272C">
      <w:pPr>
        <w:pStyle w:val="1e"/>
        <w:rPr>
          <w:rFonts w:hint="eastAsia"/>
        </w:rPr>
      </w:pPr>
    </w:p>
    <w:p w14:paraId="76831C6D" w14:textId="543EFAC7" w:rsidR="00E7353D" w:rsidRDefault="0071233B" w:rsidP="0091272C">
      <w:pPr>
        <w:pStyle w:val="1e"/>
        <w:rPr>
          <w:rFonts w:hint="eastAsia"/>
        </w:rPr>
      </w:pPr>
      <w:r>
        <w:rPr>
          <w:rFonts w:hint="eastAsia"/>
        </w:rPr>
        <w:t>任务</w:t>
      </w:r>
      <w:proofErr w:type="gramStart"/>
      <w:r>
        <w:rPr>
          <w:rFonts w:hint="eastAsia"/>
        </w:rPr>
        <w:t>一</w:t>
      </w:r>
      <w:proofErr w:type="gramEnd"/>
      <w:r>
        <w:rPr>
          <w:rFonts w:hint="eastAsia"/>
        </w:rPr>
        <w:t>：</w:t>
      </w:r>
      <w:r w:rsidR="008501BC">
        <w:rPr>
          <w:rFonts w:hint="eastAsia"/>
          <w:rPrChange w:id="1" w:author="ljl" w:date="2021-11-14T10:24:00Z">
            <w:rPr>
              <w:rFonts w:ascii="Huawei Sans" w:hAnsi="Huawei Sans" w:hint="eastAsia"/>
            </w:rPr>
          </w:rPrChange>
        </w:rPr>
        <w:t>数据库状态验证</w:t>
      </w:r>
    </w:p>
    <w:p w14:paraId="089DC5EA" w14:textId="30F2C29A" w:rsidR="00874304" w:rsidRDefault="008501BC" w:rsidP="0091272C">
      <w:pPr>
        <w:pStyle w:val="1e"/>
        <w:numPr>
          <w:ilvl w:val="0"/>
          <w:numId w:val="16"/>
        </w:numPr>
        <w:rPr>
          <w:rFonts w:hint="eastAsia"/>
        </w:rPr>
      </w:pPr>
      <w:r>
        <w:rPr>
          <w:rFonts w:hint="eastAsia"/>
        </w:rPr>
        <w:t>查询数据库状态</w:t>
      </w:r>
      <w:r w:rsidR="00202D59">
        <w:rPr>
          <w:rFonts w:hint="eastAsia"/>
        </w:rPr>
        <w:t>成功截图</w:t>
      </w:r>
    </w:p>
    <w:p w14:paraId="27BE5D34" w14:textId="003A7FC1" w:rsidR="00874304" w:rsidRDefault="00700EB9" w:rsidP="0091272C">
      <w:pPr>
        <w:pStyle w:val="1e"/>
        <w:rPr>
          <w:rFonts w:hint="eastAsia"/>
        </w:rPr>
      </w:pPr>
      <w:r>
        <w:rPr>
          <w:noProof/>
        </w:rPr>
        <w:drawing>
          <wp:inline distT="0" distB="0" distL="0" distR="0" wp14:anchorId="055406A7" wp14:editId="1C804742">
            <wp:extent cx="6057900" cy="10439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7900" cy="1043940"/>
                    </a:xfrm>
                    <a:prstGeom prst="rect">
                      <a:avLst/>
                    </a:prstGeom>
                    <a:noFill/>
                    <a:ln>
                      <a:noFill/>
                    </a:ln>
                  </pic:spPr>
                </pic:pic>
              </a:graphicData>
            </a:graphic>
          </wp:inline>
        </w:drawing>
      </w:r>
    </w:p>
    <w:p w14:paraId="213AD1F9" w14:textId="77777777" w:rsidR="00874304" w:rsidRDefault="00874304" w:rsidP="0091272C">
      <w:pPr>
        <w:pStyle w:val="1e"/>
        <w:rPr>
          <w:rFonts w:hint="eastAsia"/>
        </w:rPr>
      </w:pPr>
    </w:p>
    <w:p w14:paraId="68960BE8" w14:textId="49F22B68" w:rsidR="00874304" w:rsidRDefault="00874304" w:rsidP="0091272C">
      <w:pPr>
        <w:pStyle w:val="1e"/>
        <w:rPr>
          <w:rPrChange w:id="2" w:author="ljl" w:date="2021-11-14T10:24:00Z">
            <w:rPr>
              <w:rFonts w:ascii="Huawei Sans" w:hAnsi="Huawei Sans"/>
            </w:rPr>
          </w:rPrChange>
        </w:rPr>
      </w:pPr>
      <w:r>
        <w:t>任务二</w:t>
      </w:r>
      <w:r>
        <w:rPr>
          <w:rFonts w:hint="eastAsia"/>
        </w:rPr>
        <w:t>：</w:t>
      </w:r>
      <w:r w:rsidR="008501BC">
        <w:rPr>
          <w:rFonts w:hint="eastAsia"/>
          <w:rPrChange w:id="3" w:author="ljl" w:date="2021-11-14T10:24:00Z">
            <w:rPr>
              <w:rFonts w:ascii="Huawei Sans" w:hAnsi="Huawei Sans" w:hint="eastAsia"/>
            </w:rPr>
          </w:rPrChange>
        </w:rPr>
        <w:t>数据库服务进程验证</w:t>
      </w:r>
    </w:p>
    <w:p w14:paraId="15A45111" w14:textId="3ECB55FB" w:rsidR="00C00FC3" w:rsidRDefault="008501BC" w:rsidP="0091272C">
      <w:pPr>
        <w:pStyle w:val="1e"/>
        <w:numPr>
          <w:ilvl w:val="0"/>
          <w:numId w:val="17"/>
        </w:numPr>
        <w:rPr>
          <w:ins w:id="4" w:author="ljz" w:date="2021-11-14T10:24:00Z"/>
          <w:rFonts w:hint="eastAsia"/>
        </w:rPr>
      </w:pPr>
      <w:r>
        <w:rPr>
          <w:rFonts w:hint="eastAsia"/>
          <w:rPrChange w:id="5" w:author="ljl" w:date="2021-11-14T10:24:00Z">
            <w:rPr>
              <w:rFonts w:ascii="Huawei Sans" w:hAnsi="Huawei Sans" w:hint="eastAsia"/>
            </w:rPr>
          </w:rPrChange>
        </w:rPr>
        <w:t>查看数据库服务进程截图（包含数据库服务器的主机名）</w:t>
      </w:r>
    </w:p>
    <w:p w14:paraId="0BB35132" w14:textId="6F56B2DB" w:rsidR="003049DF" w:rsidRDefault="00700EB9" w:rsidP="0091272C">
      <w:pPr>
        <w:pStyle w:val="1e"/>
        <w:rPr>
          <w:ins w:id="6" w:author="ljl" w:date="2021-11-14T10:24:00Z"/>
          <w:rFonts w:hint="eastAsia"/>
        </w:rPr>
      </w:pPr>
      <w:r>
        <w:rPr>
          <w:noProof/>
        </w:rPr>
        <w:drawing>
          <wp:inline distT="0" distB="0" distL="0" distR="0" wp14:anchorId="6C186B0D" wp14:editId="7FCFB659">
            <wp:extent cx="6105525" cy="1123950"/>
            <wp:effectExtent l="0" t="0" r="9525" b="0"/>
            <wp:docPr id="3" name="图片 3" descr="C:\Users\Administrator\Desktop\QQ截图2021082517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QQ截图20210825173917.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1123950"/>
                    </a:xfrm>
                    <a:prstGeom prst="rect">
                      <a:avLst/>
                    </a:prstGeom>
                    <a:noFill/>
                    <a:ln>
                      <a:noFill/>
                    </a:ln>
                  </pic:spPr>
                </pic:pic>
              </a:graphicData>
            </a:graphic>
          </wp:inline>
        </w:drawing>
      </w:r>
    </w:p>
    <w:p w14:paraId="793EA8FA" w14:textId="77777777" w:rsidR="003049DF" w:rsidRDefault="003049DF" w:rsidP="0091272C">
      <w:pPr>
        <w:pStyle w:val="1e"/>
        <w:rPr>
          <w:rFonts w:hint="eastAsia"/>
        </w:rPr>
      </w:pPr>
    </w:p>
    <w:p w14:paraId="341CED45" w14:textId="467084B3" w:rsidR="00244C66" w:rsidRDefault="00F85105" w:rsidP="0091272C">
      <w:pPr>
        <w:pStyle w:val="1e"/>
        <w:rPr>
          <w:rPrChange w:id="7" w:author="ljl" w:date="2021-11-14T10:24:00Z">
            <w:rPr>
              <w:rFonts w:ascii="Huawei Sans" w:hAnsi="Huawei Sans"/>
            </w:rPr>
          </w:rPrChange>
        </w:rPr>
      </w:pPr>
      <w:r>
        <w:rPr>
          <w:rFonts w:hint="eastAsia"/>
        </w:rPr>
        <w:t>实验思考题</w:t>
      </w:r>
      <w:r w:rsidR="00244C66">
        <w:rPr>
          <w:rFonts w:hint="eastAsia"/>
        </w:rPr>
        <w:t>：</w:t>
      </w:r>
      <w:r w:rsidRPr="00F85105">
        <w:rPr>
          <w:rFonts w:hint="eastAsia"/>
          <w:rPrChange w:id="8" w:author="ljl" w:date="2021-11-14T10:24:00Z">
            <w:rPr>
              <w:rFonts w:ascii="Huawei Sans" w:hAnsi="Huawei Sans" w:hint="eastAsia"/>
            </w:rPr>
          </w:rPrChange>
        </w:rPr>
        <w:t>为什么需要通过源码编译，安装数据库？</w:t>
      </w:r>
    </w:p>
    <w:p w14:paraId="3F8F8E28" w14:textId="3A649519" w:rsidR="0044100F" w:rsidRDefault="003C11C5" w:rsidP="0091272C">
      <w:pPr>
        <w:pStyle w:val="1e"/>
        <w:rPr>
          <w:ins w:id="9" w:author="ljl" w:date="2021-11-14T10:24:00Z"/>
          <w:rFonts w:hint="eastAsia"/>
        </w:rPr>
      </w:pPr>
      <w:ins w:id="10" w:author="ljz" w:date="2021-11-14T10:24:00Z">
        <w:r w:rsidRPr="003C11C5">
          <w:rPr>
            <w:rFonts w:ascii="Huawei Sans" w:hAnsi="Huawei Sans" w:cs="Huawei Sans" w:hint="eastAsia"/>
          </w:rPr>
          <w:t>源代码可以允许用户选择</w:t>
        </w:r>
      </w:ins>
      <w:ins w:id="11" w:author="ljl" w:date="2021-11-14T10:24:00Z">
        <w:r w:rsidR="00D15D56">
          <w:rPr>
            <w:rFonts w:hint="eastAsia"/>
          </w:rPr>
          <w:t>因为</w:t>
        </w:r>
      </w:ins>
      <w:r w:rsidR="00D15D56">
        <w:rPr>
          <w:rFonts w:hint="eastAsia"/>
          <w:rPrChange w:id="12" w:author="ljl" w:date="2021-11-14T10:24:00Z">
            <w:rPr>
              <w:rFonts w:ascii="Huawei Sans" w:hAnsi="Huawei Sans" w:hint="eastAsia"/>
            </w:rPr>
          </w:rPrChange>
        </w:rPr>
        <w:t>软件</w:t>
      </w:r>
      <w:ins w:id="13" w:author="ljl" w:date="2021-11-14T10:24:00Z">
        <w:r w:rsidR="00D15D56">
          <w:rPr>
            <w:rFonts w:hint="eastAsia"/>
          </w:rPr>
          <w:t>在</w:t>
        </w:r>
      </w:ins>
      <w:r w:rsidR="00D15D56">
        <w:rPr>
          <w:rFonts w:hint="eastAsia"/>
          <w:rPrChange w:id="14" w:author="ljl" w:date="2021-11-14T10:24:00Z">
            <w:rPr>
              <w:rFonts w:ascii="Huawei Sans" w:hAnsi="Huawei Sans" w:hint="eastAsia"/>
            </w:rPr>
          </w:rPrChange>
        </w:rPr>
        <w:t>编译</w:t>
      </w:r>
      <w:ins w:id="15" w:author="ljl" w:date="2021-11-14T10:24:00Z">
        <w:r w:rsidR="00D15D56">
          <w:rPr>
            <w:rFonts w:hint="eastAsia"/>
          </w:rPr>
          <w:t>期间需要</w:t>
        </w:r>
      </w:ins>
      <w:r w:rsidR="00D15D56">
        <w:rPr>
          <w:rFonts w:hint="eastAsia"/>
          <w:rPrChange w:id="16" w:author="ljl" w:date="2021-11-14T10:24:00Z">
            <w:rPr>
              <w:rFonts w:ascii="Huawei Sans" w:hAnsi="Huawei Sans" w:hint="eastAsia"/>
            </w:rPr>
          </w:rPrChange>
        </w:rPr>
        <w:t>配置</w:t>
      </w:r>
      <w:ins w:id="17" w:author="ljz" w:date="2021-11-14T10:24:00Z">
        <w:r>
          <w:rPr>
            <w:rFonts w:ascii="Huawei Sans" w:hAnsi="Huawei Sans" w:cs="Huawei Sans" w:hint="eastAsia"/>
          </w:rPr>
          <w:t>，不同用户</w:t>
        </w:r>
      </w:ins>
      <w:ins w:id="18" w:author="ljl" w:date="2021-11-14T10:24:00Z">
        <w:r w:rsidR="00D15D56">
          <w:rPr>
            <w:rFonts w:hint="eastAsia"/>
          </w:rPr>
          <w:t>。</w:t>
        </w:r>
        <w:proofErr w:type="spellStart"/>
        <w:r w:rsidR="00D15D56">
          <w:t>openGauss</w:t>
        </w:r>
        <w:proofErr w:type="spellEnd"/>
        <w:r w:rsidR="00D15D56">
          <w:t xml:space="preserve"> </w:t>
        </w:r>
        <w:r w:rsidR="00D15D56">
          <w:rPr>
            <w:rFonts w:hint="eastAsia"/>
          </w:rPr>
          <w:t>数据库通过编译安装，是因为要定制存储引擎。此外，软件也需要统一</w:t>
        </w:r>
      </w:ins>
      <w:r w:rsidR="00D15D56">
        <w:rPr>
          <w:rFonts w:hint="eastAsia"/>
          <w:rPrChange w:id="19" w:author="ljl" w:date="2021-11-14T10:24:00Z">
            <w:rPr>
              <w:rFonts w:ascii="Huawei Sans" w:hAnsi="Huawei Sans" w:hint="eastAsia"/>
            </w:rPr>
          </w:rPrChange>
        </w:rPr>
        <w:t>的</w:t>
      </w:r>
      <w:proofErr w:type="spellStart"/>
      <w:ins w:id="20" w:author="ljz" w:date="2021-11-14T10:24:00Z">
        <w:r>
          <w:rPr>
            <w:rFonts w:ascii="Huawei Sans" w:hAnsi="Huawei Sans" w:cs="Huawei Sans" w:hint="eastAsia"/>
          </w:rPr>
          <w:t>linux</w:t>
        </w:r>
        <w:proofErr w:type="spellEnd"/>
        <w:r>
          <w:rPr>
            <w:rFonts w:ascii="Huawei Sans" w:hAnsi="Huawei Sans" w:cs="Huawei Sans" w:hint="eastAsia"/>
          </w:rPr>
          <w:t>内核版本可能不同，计算机</w:t>
        </w:r>
      </w:ins>
      <w:ins w:id="21" w:author="ljl" w:date="2021-11-14T10:24:00Z">
        <w:r w:rsidR="00D15D56">
          <w:rPr>
            <w:rFonts w:hint="eastAsia"/>
          </w:rPr>
          <w:t>安装路径。</w:t>
        </w:r>
      </w:ins>
    </w:p>
    <w:p w14:paraId="014D7053" w14:textId="6F31CB04" w:rsidR="0044100F" w:rsidRDefault="0018091F" w:rsidP="0091272C">
      <w:pPr>
        <w:pStyle w:val="1e"/>
        <w:rPr>
          <w:rFonts w:hint="eastAsia"/>
        </w:rPr>
      </w:pPr>
      <w:ins w:id="22" w:author="ljl" w:date="2021-11-14T10:24:00Z">
        <w:r>
          <w:rPr>
            <w:rFonts w:hint="eastAsia"/>
          </w:rPr>
          <w:t>安装数据库所需要</w:t>
        </w:r>
      </w:ins>
      <w:r>
        <w:rPr>
          <w:rFonts w:hint="eastAsia"/>
          <w:rPrChange w:id="23" w:author="ljl" w:date="2021-11-14T10:24:00Z">
            <w:rPr>
              <w:rFonts w:ascii="Huawei Sans" w:hAnsi="Huawei Sans" w:hint="eastAsia"/>
            </w:rPr>
          </w:rPrChange>
        </w:rPr>
        <w:t>的</w:t>
      </w:r>
      <w:ins w:id="24" w:author="ljz" w:date="2021-11-14T10:24:00Z">
        <w:r w:rsidR="003C11C5">
          <w:rPr>
            <w:rFonts w:ascii="Huawei Sans" w:hAnsi="Huawei Sans" w:cs="Huawei Sans" w:hint="eastAsia"/>
          </w:rPr>
          <w:t>硬件也不同，编译器</w:t>
        </w:r>
      </w:ins>
      <w:ins w:id="25" w:author="ljl" w:date="2021-11-14T10:24:00Z">
        <w:r>
          <w:rPr>
            <w:rFonts w:hint="eastAsia"/>
          </w:rPr>
          <w:t>步骤：</w:t>
        </w:r>
      </w:ins>
    </w:p>
    <w:p w14:paraId="0A91F323" w14:textId="77777777" w:rsidR="00821855" w:rsidRDefault="00821855" w:rsidP="0091272C">
      <w:pPr>
        <w:pStyle w:val="1e"/>
        <w:numPr>
          <w:ilvl w:val="0"/>
          <w:numId w:val="27"/>
        </w:numPr>
        <w:rPr>
          <w:ins w:id="26" w:author="ljz" w:date="2021-11-14T10:24:00Z"/>
          <w:rFonts w:hint="eastAsia"/>
        </w:rPr>
      </w:pPr>
      <w:ins w:id="27" w:author="ljz" w:date="2021-11-14T10:24:00Z">
        <w:r>
          <w:rPr>
            <w:rFonts w:hint="eastAsia"/>
          </w:rPr>
          <w:t>安装好第三方编译库</w:t>
        </w:r>
        <w:proofErr w:type="spellStart"/>
        <w:r w:rsidRPr="00E7145D">
          <w:t>binarylibs</w:t>
        </w:r>
        <w:proofErr w:type="spellEnd"/>
        <w:r>
          <w:rPr>
            <w:rFonts w:hint="eastAsia"/>
          </w:rPr>
          <w:t>和编译管理器</w:t>
        </w:r>
        <w:proofErr w:type="spellStart"/>
        <w:r>
          <w:rPr>
            <w:rFonts w:hint="eastAsia"/>
          </w:rPr>
          <w:t>cmake</w:t>
        </w:r>
        <w:proofErr w:type="spellEnd"/>
      </w:ins>
    </w:p>
    <w:p w14:paraId="1C29482E" w14:textId="77777777" w:rsidR="00821855" w:rsidRDefault="00821855" w:rsidP="0091272C">
      <w:pPr>
        <w:pStyle w:val="1e"/>
        <w:numPr>
          <w:ilvl w:val="0"/>
          <w:numId w:val="27"/>
        </w:numPr>
        <w:rPr>
          <w:ins w:id="28" w:author="ljz" w:date="2021-11-14T10:24:00Z"/>
          <w:rFonts w:hint="eastAsia"/>
        </w:rPr>
      </w:pPr>
      <w:ins w:id="29" w:author="ljz" w:date="2021-11-14T10:24:00Z">
        <w:r>
          <w:rPr>
            <w:rFonts w:hint="eastAsia"/>
          </w:rPr>
          <w:t>下载</w:t>
        </w:r>
        <w:proofErr w:type="spellStart"/>
        <w:r>
          <w:rPr>
            <w:rFonts w:hint="eastAsia"/>
          </w:rPr>
          <w:t>open</w:t>
        </w:r>
        <w:r>
          <w:t>G</w:t>
        </w:r>
        <w:r>
          <w:rPr>
            <w:rFonts w:hint="eastAsia"/>
          </w:rPr>
          <w:t>auss</w:t>
        </w:r>
        <w:proofErr w:type="spellEnd"/>
        <w:r>
          <w:rPr>
            <w:rFonts w:hint="eastAsia"/>
          </w:rPr>
          <w:t>数据库的源码</w:t>
        </w:r>
      </w:ins>
    </w:p>
    <w:p w14:paraId="76C2C49B" w14:textId="77777777" w:rsidR="00821855" w:rsidRDefault="00821855" w:rsidP="0091272C">
      <w:pPr>
        <w:pStyle w:val="1e"/>
        <w:numPr>
          <w:ilvl w:val="0"/>
          <w:numId w:val="27"/>
        </w:numPr>
        <w:rPr>
          <w:ins w:id="30" w:author="ljz" w:date="2021-11-14T10:24:00Z"/>
          <w:rFonts w:hint="eastAsia"/>
        </w:rPr>
      </w:pPr>
      <w:ins w:id="31" w:author="ljz" w:date="2021-11-14T10:24:00Z">
        <w:r>
          <w:rPr>
            <w:rFonts w:hint="eastAsia"/>
          </w:rPr>
          <w:t>安装对应依赖包</w:t>
        </w:r>
      </w:ins>
    </w:p>
    <w:p w14:paraId="28FD5B7B" w14:textId="77777777" w:rsidR="00821855" w:rsidRDefault="00821855" w:rsidP="0091272C">
      <w:pPr>
        <w:pStyle w:val="1e"/>
        <w:numPr>
          <w:ilvl w:val="0"/>
          <w:numId w:val="27"/>
        </w:numPr>
        <w:rPr>
          <w:ins w:id="32" w:author="ljz" w:date="2021-11-14T10:24:00Z"/>
          <w:rFonts w:hint="eastAsia"/>
        </w:rPr>
      </w:pPr>
      <w:ins w:id="33" w:author="ljz" w:date="2021-11-14T10:24:00Z">
        <w:r>
          <w:rPr>
            <w:rFonts w:hint="eastAsia"/>
          </w:rPr>
          <w:t>设置用户的环境变量且使生效</w:t>
        </w:r>
      </w:ins>
    </w:p>
    <w:p w14:paraId="1AAB4A30" w14:textId="77777777" w:rsidR="00821855" w:rsidRDefault="00821855" w:rsidP="0091272C">
      <w:pPr>
        <w:pStyle w:val="1e"/>
        <w:numPr>
          <w:ilvl w:val="0"/>
          <w:numId w:val="27"/>
        </w:numPr>
        <w:rPr>
          <w:ins w:id="34" w:author="ljz" w:date="2021-11-14T10:24:00Z"/>
          <w:rFonts w:hint="eastAsia"/>
        </w:rPr>
      </w:pPr>
      <w:ins w:id="35" w:author="ljz" w:date="2021-11-14T10:24:00Z">
        <w:r>
          <w:rPr>
            <w:rFonts w:hint="eastAsia"/>
          </w:rPr>
          <w:t>进入</w:t>
        </w:r>
        <w:proofErr w:type="spellStart"/>
        <w:r>
          <w:rPr>
            <w:rFonts w:hint="eastAsia"/>
          </w:rPr>
          <w:t>Openguass</w:t>
        </w:r>
        <w:proofErr w:type="spellEnd"/>
        <w:r>
          <w:rPr>
            <w:rFonts w:hint="eastAsia"/>
          </w:rPr>
          <w:t>源码下生成配置文件</w:t>
        </w:r>
      </w:ins>
    </w:p>
    <w:p w14:paraId="6D24199F" w14:textId="278EDEAA" w:rsidR="0044100F" w:rsidRDefault="00821855" w:rsidP="0091272C">
      <w:pPr>
        <w:pStyle w:val="1e"/>
        <w:numPr>
          <w:ilvl w:val="0"/>
          <w:numId w:val="27"/>
        </w:numPr>
        <w:rPr>
          <w:rPrChange w:id="36" w:author="ljl" w:date="2021-11-14T10:24:00Z">
            <w:rPr>
              <w:rFonts w:ascii="Huawei Sans" w:hAnsi="Huawei Sans"/>
            </w:rPr>
          </w:rPrChange>
        </w:rPr>
      </w:pPr>
      <w:ins w:id="37" w:author="ljz" w:date="2021-11-14T10:24:00Z">
        <w:r>
          <w:rPr>
            <w:rFonts w:hint="eastAsia"/>
          </w:rPr>
          <w:t>使用</w:t>
        </w:r>
        <w:proofErr w:type="spellStart"/>
        <w:r>
          <w:rPr>
            <w:rFonts w:hint="eastAsia"/>
          </w:rPr>
          <w:t>make</w:t>
        </w:r>
        <w:r>
          <w:t>+</w:t>
        </w:r>
        <w:r>
          <w:rPr>
            <w:rFonts w:hint="eastAsia"/>
          </w:rPr>
          <w:t>cmake</w:t>
        </w:r>
        <w:proofErr w:type="spellEnd"/>
        <w:r>
          <w:rPr>
            <w:rFonts w:hint="eastAsia"/>
          </w:rPr>
          <w:t>编译且安装数据库</w:t>
        </w:r>
      </w:ins>
    </w:p>
    <w:p w14:paraId="0C47A0AD" w14:textId="77777777" w:rsidR="0044100F" w:rsidRDefault="0044100F" w:rsidP="0091272C">
      <w:pPr>
        <w:pStyle w:val="1e"/>
        <w:rPr>
          <w:rPrChange w:id="38" w:author="ljl" w:date="2021-11-14T10:24:00Z">
            <w:rPr>
              <w:rFonts w:ascii="Huawei Sans" w:hAnsi="Huawei Sans"/>
            </w:rPr>
          </w:rPrChange>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del w:id="39" w:author="ljz" w:date="2021-11-14T10:24:00Z">
        <w:r>
          <w:rPr>
            <w:rFonts w:ascii="Huawei Sans" w:hAnsi="Huawei Sans" w:cs="Huawei Sans"/>
          </w:rPr>
          <w:br w:type="page"/>
        </w:r>
      </w:del>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91272C">
      <w:pPr>
        <w:pStyle w:val="1e"/>
        <w:rPr>
          <w:rPrChange w:id="40" w:author="ljl" w:date="2021-11-14T10:24:00Z">
            <w:rPr>
              <w:rFonts w:ascii="Huawei Sans" w:hAnsi="Huawei Sans"/>
            </w:rPr>
          </w:rPrChange>
        </w:rPr>
      </w:pPr>
      <w:r w:rsidRPr="009639AD">
        <w:rPr>
          <w:rFonts w:hint="eastAsia"/>
          <w:rPrChange w:id="41" w:author="ljl" w:date="2021-11-14T10:24:00Z">
            <w:rPr>
              <w:rFonts w:ascii="Huawei Sans" w:hAnsi="Huawei Sans" w:hint="eastAsia"/>
            </w:rPr>
          </w:rPrChange>
        </w:rPr>
        <w:t>任务</w:t>
      </w:r>
      <w:proofErr w:type="gramStart"/>
      <w:r w:rsidRPr="009639AD">
        <w:rPr>
          <w:rFonts w:hint="eastAsia"/>
          <w:rPrChange w:id="42" w:author="ljl" w:date="2021-11-14T10:24:00Z">
            <w:rPr>
              <w:rFonts w:ascii="Huawei Sans" w:hAnsi="Huawei Sans" w:hint="eastAsia"/>
            </w:rPr>
          </w:rPrChange>
        </w:rPr>
        <w:t>一</w:t>
      </w:r>
      <w:proofErr w:type="gramEnd"/>
      <w:r w:rsidRPr="009639AD">
        <w:rPr>
          <w:rFonts w:hint="eastAsia"/>
          <w:rPrChange w:id="43" w:author="ljl" w:date="2021-11-14T10:24:00Z">
            <w:rPr>
              <w:rFonts w:ascii="Huawei Sans" w:hAnsi="Huawei Sans" w:hint="eastAsia"/>
            </w:rPr>
          </w:rPrChange>
        </w:rPr>
        <w:t>：数据初始化验证</w:t>
      </w:r>
    </w:p>
    <w:p w14:paraId="15033CB1" w14:textId="77777777" w:rsidR="006854E3" w:rsidRPr="009639AD" w:rsidRDefault="006854E3" w:rsidP="0091272C">
      <w:pPr>
        <w:pStyle w:val="1e"/>
        <w:rPr>
          <w:rPrChange w:id="44" w:author="ljl" w:date="2021-11-14T10:24:00Z">
            <w:rPr>
              <w:rFonts w:ascii="Huawei Sans" w:hAnsi="Huawei Sans"/>
            </w:rPr>
          </w:rPrChange>
        </w:rPr>
      </w:pPr>
      <w:r w:rsidRPr="009639AD">
        <w:rPr>
          <w:rPrChange w:id="45" w:author="ljl" w:date="2021-11-14T10:24:00Z">
            <w:rPr>
              <w:rFonts w:ascii="Huawei Sans" w:hAnsi="Huawei Sans"/>
            </w:rPr>
          </w:rPrChange>
        </w:rPr>
        <w:t xml:space="preserve">1. </w:t>
      </w:r>
      <w:r w:rsidRPr="009639AD">
        <w:rPr>
          <w:rFonts w:hint="eastAsia"/>
          <w:rPrChange w:id="46" w:author="ljl" w:date="2021-11-14T10:24:00Z">
            <w:rPr>
              <w:rFonts w:ascii="Huawei Sans" w:hAnsi="Huawei Sans" w:hint="eastAsia"/>
            </w:rPr>
          </w:rPrChange>
        </w:rPr>
        <w:t>查询</w:t>
      </w:r>
      <w:r w:rsidRPr="009639AD">
        <w:rPr>
          <w:rPrChange w:id="47" w:author="ljl" w:date="2021-11-14T10:24:00Z">
            <w:rPr>
              <w:rFonts w:ascii="Huawei Sans" w:hAnsi="Huawei Sans"/>
            </w:rPr>
          </w:rPrChange>
        </w:rPr>
        <w:t>supplier</w:t>
      </w:r>
      <w:r w:rsidRPr="009639AD">
        <w:rPr>
          <w:rFonts w:hint="eastAsia"/>
          <w:rPrChange w:id="48" w:author="ljl" w:date="2021-11-14T10:24:00Z">
            <w:rPr>
              <w:rFonts w:ascii="Huawei Sans" w:hAnsi="Huawei Sans" w:hint="eastAsia"/>
            </w:rPr>
          </w:rPrChange>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10DEB1DB" w14:textId="7F3B22A0" w:rsidR="006854E3" w:rsidRPr="009639AD" w:rsidRDefault="006854E3" w:rsidP="0091272C">
      <w:pPr>
        <w:pStyle w:val="1e"/>
        <w:rPr>
          <w:ins w:id="49" w:author="ljz" w:date="2021-11-14T10:24:00Z"/>
          <w:rFonts w:hint="eastAsia"/>
        </w:rPr>
      </w:pPr>
    </w:p>
    <w:p w14:paraId="75540B52" w14:textId="5FF5CDA4" w:rsidR="006854E3" w:rsidRPr="009639AD" w:rsidRDefault="00E35AA7" w:rsidP="0091272C">
      <w:pPr>
        <w:pStyle w:val="1e"/>
        <w:rPr>
          <w:ins w:id="50" w:author="ljl" w:date="2021-11-14T10:24:00Z"/>
          <w:rFonts w:hint="eastAsia"/>
        </w:rPr>
      </w:pPr>
      <w:ins w:id="51" w:author="ljl" w:date="2021-11-14T10:24:00Z">
        <w:r w:rsidRPr="00E35AA7">
          <w:rPr>
            <w:noProof/>
          </w:rPr>
          <w:drawing>
            <wp:inline distT="0" distB="0" distL="0" distR="0" wp14:anchorId="73DEFC25" wp14:editId="4C7C030A">
              <wp:extent cx="3762900" cy="1019317"/>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3762900" cy="1019317"/>
                      </a:xfrm>
                      <a:prstGeom prst="rect">
                        <a:avLst/>
                      </a:prstGeom>
                    </pic:spPr>
                  </pic:pic>
                </a:graphicData>
              </a:graphic>
            </wp:inline>
          </w:drawing>
        </w:r>
      </w:ins>
    </w:p>
    <w:p w14:paraId="4A59DBDA" w14:textId="77777777" w:rsidR="006854E3" w:rsidRPr="009639AD" w:rsidRDefault="006854E3" w:rsidP="0091272C">
      <w:pPr>
        <w:pStyle w:val="1e"/>
        <w:rPr>
          <w:rPrChange w:id="52" w:author="ljl" w:date="2021-11-14T10:24:00Z">
            <w:rPr>
              <w:rFonts w:ascii="Huawei Sans" w:hAnsi="Huawei Sans"/>
            </w:rPr>
          </w:rPrChange>
        </w:rPr>
      </w:pPr>
    </w:p>
    <w:p w14:paraId="745403FF" w14:textId="77777777" w:rsidR="006854E3" w:rsidRPr="009639AD" w:rsidRDefault="006854E3" w:rsidP="0091272C">
      <w:pPr>
        <w:pStyle w:val="1e"/>
        <w:rPr>
          <w:rPrChange w:id="53" w:author="ljl" w:date="2021-11-14T10:24:00Z">
            <w:rPr>
              <w:rFonts w:ascii="Huawei Sans" w:hAnsi="Huawei Sans"/>
            </w:rPr>
          </w:rPrChange>
        </w:rPr>
      </w:pPr>
      <w:r w:rsidRPr="009639AD">
        <w:rPr>
          <w:rFonts w:hint="eastAsia"/>
          <w:rPrChange w:id="54" w:author="ljl" w:date="2021-11-14T10:24:00Z">
            <w:rPr>
              <w:rFonts w:ascii="Huawei Sans" w:hAnsi="Huawei Sans" w:hint="eastAsia"/>
            </w:rPr>
          </w:rPrChange>
        </w:rPr>
        <w:t>任务二：行存表与</w:t>
      </w:r>
      <w:proofErr w:type="gramStart"/>
      <w:r w:rsidRPr="009639AD">
        <w:rPr>
          <w:rFonts w:hint="eastAsia"/>
          <w:rPrChange w:id="55" w:author="ljl" w:date="2021-11-14T10:24:00Z">
            <w:rPr>
              <w:rFonts w:ascii="Huawei Sans" w:hAnsi="Huawei Sans" w:hint="eastAsia"/>
            </w:rPr>
          </w:rPrChange>
        </w:rPr>
        <w:t>列存表执行</w:t>
      </w:r>
      <w:proofErr w:type="gramEnd"/>
      <w:r w:rsidRPr="009639AD">
        <w:rPr>
          <w:rFonts w:hint="eastAsia"/>
          <w:rPrChange w:id="56" w:author="ljl" w:date="2021-11-14T10:24:00Z">
            <w:rPr>
              <w:rFonts w:ascii="Huawei Sans" w:hAnsi="Huawei Sans" w:hint="eastAsia"/>
            </w:rPr>
          </w:rPrChange>
        </w:rPr>
        <w:t>效率对比</w:t>
      </w:r>
    </w:p>
    <w:p w14:paraId="562A4A9E" w14:textId="77777777" w:rsidR="006854E3" w:rsidRPr="009639AD" w:rsidRDefault="006854E3" w:rsidP="0091272C">
      <w:pPr>
        <w:pStyle w:val="1e"/>
        <w:rPr>
          <w:rPrChange w:id="57" w:author="ljl" w:date="2021-11-14T10:24:00Z">
            <w:rPr>
              <w:rFonts w:ascii="Huawei Sans" w:hAnsi="Huawei Sans"/>
            </w:rPr>
          </w:rPrChange>
        </w:rPr>
      </w:pPr>
      <w:r w:rsidRPr="009639AD">
        <w:rPr>
          <w:rPrChange w:id="58" w:author="ljl" w:date="2021-11-14T10:24:00Z">
            <w:rPr>
              <w:rFonts w:ascii="Huawei Sans" w:hAnsi="Huawei Sans"/>
            </w:rPr>
          </w:rPrChange>
        </w:rPr>
        <w:t>1. 2020</w:t>
      </w:r>
      <w:r w:rsidRPr="009639AD">
        <w:rPr>
          <w:rFonts w:hint="eastAsia"/>
          <w:rPrChange w:id="59" w:author="ljl" w:date="2021-11-14T10:24:00Z">
            <w:rPr>
              <w:rFonts w:ascii="Huawei Sans" w:hAnsi="Huawei Sans" w:hint="eastAsia"/>
            </w:rPr>
          </w:rPrChange>
        </w:rPr>
        <w:t>年上半年</w:t>
      </w:r>
      <w:proofErr w:type="spellStart"/>
      <w:r w:rsidRPr="009639AD">
        <w:rPr>
          <w:rPrChange w:id="60" w:author="ljl" w:date="2021-11-14T10:24:00Z">
            <w:rPr>
              <w:rFonts w:ascii="Huawei Sans" w:hAnsi="Huawei Sans"/>
            </w:rPr>
          </w:rPrChange>
        </w:rPr>
        <w:t>litemall_orders</w:t>
      </w:r>
      <w:proofErr w:type="spellEnd"/>
      <w:r w:rsidRPr="009639AD">
        <w:rPr>
          <w:rFonts w:hint="eastAsia"/>
          <w:rPrChange w:id="61" w:author="ljl" w:date="2021-11-14T10:24:00Z">
            <w:rPr>
              <w:rFonts w:ascii="Huawei Sans" w:hAnsi="Huawei Sans" w:hint="eastAsia"/>
            </w:rPr>
          </w:rPrChange>
        </w:rPr>
        <w:t>行存表与</w:t>
      </w:r>
      <w:proofErr w:type="spellStart"/>
      <w:r w:rsidRPr="009639AD">
        <w:rPr>
          <w:rPrChange w:id="62" w:author="ljl" w:date="2021-11-14T10:24:00Z">
            <w:rPr>
              <w:rFonts w:ascii="Huawei Sans" w:hAnsi="Huawei Sans"/>
            </w:rPr>
          </w:rPrChange>
        </w:rPr>
        <w:t>litemall_orders_col</w:t>
      </w:r>
      <w:proofErr w:type="spellEnd"/>
      <w:proofErr w:type="gramStart"/>
      <w:r w:rsidRPr="009639AD">
        <w:rPr>
          <w:rFonts w:hint="eastAsia"/>
          <w:rPrChange w:id="63" w:author="ljl" w:date="2021-11-14T10:24:00Z">
            <w:rPr>
              <w:rFonts w:ascii="Huawei Sans" w:hAnsi="Huawei Sans" w:hint="eastAsia"/>
            </w:rPr>
          </w:rPrChange>
        </w:rPr>
        <w:t>列存表中</w:t>
      </w:r>
      <w:proofErr w:type="gramEnd"/>
      <w:r w:rsidRPr="009639AD">
        <w:rPr>
          <w:rFonts w:hint="eastAsia"/>
          <w:rPrChange w:id="64" w:author="ljl" w:date="2021-11-14T10:24:00Z">
            <w:rPr>
              <w:rFonts w:ascii="Huawei Sans" w:hAnsi="Huawei Sans" w:hint="eastAsia"/>
            </w:rPr>
          </w:rPrChange>
        </w:rPr>
        <w:t>的</w:t>
      </w:r>
      <w:proofErr w:type="spellStart"/>
      <w:r w:rsidRPr="009639AD">
        <w:rPr>
          <w:rPrChange w:id="65" w:author="ljl" w:date="2021-11-14T10:24:00Z">
            <w:rPr>
              <w:rFonts w:ascii="Huawei Sans" w:hAnsi="Huawei Sans"/>
            </w:rPr>
          </w:rPrChange>
        </w:rPr>
        <w:t>order_price</w:t>
      </w:r>
      <w:proofErr w:type="spellEnd"/>
      <w:r w:rsidRPr="009639AD">
        <w:rPr>
          <w:rFonts w:hint="eastAsia"/>
          <w:rPrChange w:id="66" w:author="ljl" w:date="2021-11-14T10:24:00Z">
            <w:rPr>
              <w:rFonts w:ascii="Huawei Sans" w:hAnsi="Huawei Sans" w:hint="eastAsia"/>
            </w:rPr>
          </w:rPrChange>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1A497680" w:rsidR="006854E3" w:rsidRPr="009639AD" w:rsidRDefault="00B65C0B" w:rsidP="0091272C">
      <w:pPr>
        <w:pStyle w:val="1e"/>
        <w:rPr>
          <w:rPrChange w:id="67" w:author="ljl" w:date="2021-11-14T10:24:00Z">
            <w:rPr>
              <w:rFonts w:ascii="Huawei Sans" w:hAnsi="Huawei Sans"/>
            </w:rPr>
          </w:rPrChange>
        </w:rPr>
      </w:pPr>
      <w:ins w:id="68" w:author="ljl" w:date="2021-11-14T10:24:00Z">
        <w:r w:rsidRPr="00B65C0B">
          <w:rPr>
            <w:noProof/>
          </w:rPr>
          <w:drawing>
            <wp:inline distT="0" distB="0" distL="0" distR="0" wp14:anchorId="3BF31B6C" wp14:editId="0F53BCFB">
              <wp:extent cx="6120130" cy="817880"/>
              <wp:effectExtent l="0" t="0" r="0" b="127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5"/>
                      <a:stretch>
                        <a:fillRect/>
                      </a:stretch>
                    </pic:blipFill>
                    <pic:spPr>
                      <a:xfrm>
                        <a:off x="0" y="0"/>
                        <a:ext cx="6120130" cy="817880"/>
                      </a:xfrm>
                      <a:prstGeom prst="rect">
                        <a:avLst/>
                      </a:prstGeom>
                    </pic:spPr>
                  </pic:pic>
                </a:graphicData>
              </a:graphic>
            </wp:inline>
          </w:drawing>
        </w:r>
      </w:ins>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19F7A242" w:rsidR="006854E3" w:rsidRDefault="00E6784F" w:rsidP="0091272C">
      <w:pPr>
        <w:pStyle w:val="1e"/>
        <w:rPr>
          <w:rPrChange w:id="69" w:author="ljl" w:date="2021-11-14T10:24:00Z">
            <w:rPr>
              <w:rFonts w:ascii="Huawei Sans" w:hAnsi="Huawei Sans"/>
            </w:rPr>
          </w:rPrChange>
        </w:rPr>
      </w:pPr>
      <w:ins w:id="70" w:author="ljl" w:date="2021-11-14T10:24:00Z">
        <w:r w:rsidRPr="00E6784F">
          <w:rPr>
            <w:noProof/>
          </w:rPr>
          <w:drawing>
            <wp:inline distT="0" distB="0" distL="0" distR="0" wp14:anchorId="55435494" wp14:editId="4C18836F">
              <wp:extent cx="6120130" cy="8007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6120130" cy="800735"/>
                      </a:xfrm>
                      <a:prstGeom prst="rect">
                        <a:avLst/>
                      </a:prstGeom>
                    </pic:spPr>
                  </pic:pic>
                </a:graphicData>
              </a:graphic>
            </wp:inline>
          </w:drawing>
        </w:r>
      </w:ins>
    </w:p>
    <w:p w14:paraId="7B4E6449" w14:textId="77777777" w:rsidR="00C200C2" w:rsidRPr="009639AD" w:rsidRDefault="00C200C2" w:rsidP="0091272C">
      <w:pPr>
        <w:pStyle w:val="1e"/>
        <w:rPr>
          <w:rPrChange w:id="71" w:author="ljl" w:date="2021-11-14T10:24:00Z">
            <w:rPr>
              <w:rFonts w:ascii="Huawei Sans" w:hAnsi="Huawei Sans"/>
            </w:rPr>
          </w:rPrChange>
        </w:rPr>
      </w:pPr>
    </w:p>
    <w:p w14:paraId="09A78BF2" w14:textId="77777777" w:rsidR="006854E3" w:rsidRPr="009639AD" w:rsidRDefault="006854E3" w:rsidP="0091272C">
      <w:pPr>
        <w:pStyle w:val="1e"/>
        <w:rPr>
          <w:rPrChange w:id="72" w:author="ljl" w:date="2021-11-14T10:24:00Z">
            <w:rPr>
              <w:rFonts w:ascii="Huawei Sans" w:hAnsi="Huawei Sans"/>
            </w:rPr>
          </w:rPrChange>
        </w:rPr>
      </w:pPr>
      <w:r w:rsidRPr="009639AD">
        <w:rPr>
          <w:rPrChange w:id="73" w:author="ljl" w:date="2021-11-14T10:24:00Z">
            <w:rPr>
              <w:rFonts w:ascii="Huawei Sans" w:hAnsi="Huawei Sans"/>
            </w:rPr>
          </w:rPrChange>
        </w:rPr>
        <w:t>2. 2020</w:t>
      </w:r>
      <w:r w:rsidRPr="009639AD">
        <w:rPr>
          <w:rFonts w:hint="eastAsia"/>
          <w:rPrChange w:id="74" w:author="ljl" w:date="2021-11-14T10:24:00Z">
            <w:rPr>
              <w:rFonts w:ascii="Huawei Sans" w:hAnsi="Huawei Sans" w:hint="eastAsia"/>
            </w:rPr>
          </w:rPrChange>
        </w:rPr>
        <w:t>年上半年</w:t>
      </w:r>
      <w:proofErr w:type="spellStart"/>
      <w:r w:rsidRPr="009639AD">
        <w:rPr>
          <w:rPrChange w:id="75" w:author="ljl" w:date="2021-11-14T10:24:00Z">
            <w:rPr>
              <w:rFonts w:ascii="Huawei Sans" w:hAnsi="Huawei Sans"/>
            </w:rPr>
          </w:rPrChange>
        </w:rPr>
        <w:t>litemall_orders</w:t>
      </w:r>
      <w:proofErr w:type="spellEnd"/>
      <w:r w:rsidRPr="009639AD">
        <w:rPr>
          <w:rFonts w:hint="eastAsia"/>
          <w:rPrChange w:id="76" w:author="ljl" w:date="2021-11-14T10:24:00Z">
            <w:rPr>
              <w:rFonts w:ascii="Huawei Sans" w:hAnsi="Huawei Sans" w:hint="eastAsia"/>
            </w:rPr>
          </w:rPrChange>
        </w:rPr>
        <w:t>行存表与</w:t>
      </w:r>
      <w:proofErr w:type="spellStart"/>
      <w:r w:rsidRPr="009639AD">
        <w:rPr>
          <w:rPrChange w:id="77" w:author="ljl" w:date="2021-11-14T10:24:00Z">
            <w:rPr>
              <w:rFonts w:ascii="Huawei Sans" w:hAnsi="Huawei Sans"/>
            </w:rPr>
          </w:rPrChange>
        </w:rPr>
        <w:t>litemall_orders_col</w:t>
      </w:r>
      <w:proofErr w:type="spellEnd"/>
      <w:proofErr w:type="gramStart"/>
      <w:r w:rsidRPr="009639AD">
        <w:rPr>
          <w:rFonts w:hint="eastAsia"/>
          <w:rPrChange w:id="78" w:author="ljl" w:date="2021-11-14T10:24:00Z">
            <w:rPr>
              <w:rFonts w:ascii="Huawei Sans" w:hAnsi="Huawei Sans" w:hint="eastAsia"/>
            </w:rPr>
          </w:rPrChange>
        </w:rPr>
        <w:t>列存表中</w:t>
      </w:r>
      <w:proofErr w:type="gramEnd"/>
      <w:r w:rsidRPr="009639AD">
        <w:rPr>
          <w:rFonts w:hint="eastAsia"/>
          <w:rPrChange w:id="79" w:author="ljl" w:date="2021-11-14T10:24:00Z">
            <w:rPr>
              <w:rFonts w:ascii="Huawei Sans" w:hAnsi="Huawei Sans" w:hint="eastAsia"/>
            </w:rPr>
          </w:rPrChange>
        </w:rPr>
        <w:t>的</w:t>
      </w:r>
      <w:proofErr w:type="spellStart"/>
      <w:r w:rsidRPr="009639AD">
        <w:rPr>
          <w:rPrChange w:id="80" w:author="ljl" w:date="2021-11-14T10:24:00Z">
            <w:rPr>
              <w:rFonts w:ascii="Huawei Sans" w:hAnsi="Huawei Sans"/>
            </w:rPr>
          </w:rPrChange>
        </w:rPr>
        <w:t>order_price</w:t>
      </w:r>
      <w:proofErr w:type="spellEnd"/>
      <w:r w:rsidRPr="009639AD">
        <w:rPr>
          <w:rFonts w:hint="eastAsia"/>
          <w:rPrChange w:id="81" w:author="ljl" w:date="2021-11-14T10:24:00Z">
            <w:rPr>
              <w:rFonts w:ascii="Huawei Sans" w:hAnsi="Huawei Sans" w:hint="eastAsia"/>
            </w:rPr>
          </w:rPrChange>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332B0E4D" w:rsidR="006854E3" w:rsidRDefault="00E6784F" w:rsidP="0091272C">
      <w:pPr>
        <w:pStyle w:val="1e"/>
        <w:rPr>
          <w:ins w:id="82" w:author="ljl" w:date="2021-11-14T10:24:00Z"/>
          <w:rFonts w:hint="eastAsia"/>
        </w:rPr>
      </w:pPr>
      <w:ins w:id="83" w:author="ljl" w:date="2021-11-14T10:24:00Z">
        <w:r w:rsidRPr="00E6784F">
          <w:rPr>
            <w:noProof/>
          </w:rPr>
          <w:drawing>
            <wp:inline distT="0" distB="0" distL="0" distR="0" wp14:anchorId="5A1E4509" wp14:editId="15D05E51">
              <wp:extent cx="6120130" cy="887730"/>
              <wp:effectExtent l="0" t="0" r="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6120130" cy="887730"/>
                      </a:xfrm>
                      <a:prstGeom prst="rect">
                        <a:avLst/>
                      </a:prstGeom>
                    </pic:spPr>
                  </pic:pic>
                </a:graphicData>
              </a:graphic>
            </wp:inline>
          </w:drawing>
        </w:r>
      </w:ins>
    </w:p>
    <w:p w14:paraId="65A16C20" w14:textId="77777777" w:rsidR="00D96EE7" w:rsidRPr="009639AD" w:rsidRDefault="00D96EE7" w:rsidP="0091272C">
      <w:pPr>
        <w:pStyle w:val="1e"/>
        <w:rPr>
          <w:rPrChange w:id="84" w:author="ljl" w:date="2021-11-14T10:24:00Z">
            <w:rPr>
              <w:rFonts w:ascii="Huawei Sans" w:hAnsi="Huawei Sans"/>
            </w:rPr>
          </w:rPrChange>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282CE43F" w:rsidR="006854E3" w:rsidRPr="0046395C" w:rsidRDefault="006854E3" w:rsidP="0091272C">
      <w:pPr>
        <w:pStyle w:val="1e"/>
        <w:rPr>
          <w:ins w:id="85" w:author="ljz" w:date="2021-11-14T10:24:00Z"/>
          <w:rFonts w:hint="eastAsia"/>
        </w:rPr>
      </w:pPr>
    </w:p>
    <w:p w14:paraId="0689EDB2" w14:textId="77777777" w:rsidR="006854E3" w:rsidRPr="009639AD" w:rsidRDefault="006854E3" w:rsidP="0091272C">
      <w:pPr>
        <w:pStyle w:val="1e"/>
        <w:rPr>
          <w:ins w:id="86" w:author="ljz" w:date="2021-11-14T10:24:00Z"/>
          <w:rFonts w:hint="eastAsia"/>
        </w:rPr>
      </w:pPr>
    </w:p>
    <w:p w14:paraId="74707D1C" w14:textId="2571155E" w:rsidR="006854E3" w:rsidRPr="009639AD" w:rsidRDefault="00E6784F" w:rsidP="0091272C">
      <w:pPr>
        <w:pStyle w:val="1e"/>
        <w:rPr>
          <w:rFonts w:ascii="Huawei Sans" w:hAnsi="Huawei Sans" w:hint="eastAsia"/>
          <w:rPrChange w:id="87" w:author="ljz" w:date="2021-11-14T10:24:00Z">
            <w:rPr>
              <w:rFonts w:hint="eastAsia"/>
            </w:rPr>
          </w:rPrChange>
        </w:rPr>
      </w:pPr>
      <w:ins w:id="88" w:author="ljl" w:date="2021-11-14T10:24:00Z">
        <w:r w:rsidRPr="00E6784F">
          <w:rPr>
            <w:noProof/>
          </w:rPr>
          <w:drawing>
            <wp:inline distT="0" distB="0" distL="0" distR="0" wp14:anchorId="42C506AA" wp14:editId="692FA31B">
              <wp:extent cx="6120130" cy="83883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6120130" cy="838835"/>
                      </a:xfrm>
                      <a:prstGeom prst="rect">
                        <a:avLst/>
                      </a:prstGeom>
                    </pic:spPr>
                  </pic:pic>
                </a:graphicData>
              </a:graphic>
            </wp:inline>
          </w:drawing>
        </w:r>
      </w:ins>
    </w:p>
    <w:p w14:paraId="7E4D8BF7" w14:textId="77777777" w:rsidR="00C200C2" w:rsidRPr="009639AD" w:rsidRDefault="00C200C2" w:rsidP="0091272C">
      <w:pPr>
        <w:pStyle w:val="1e"/>
        <w:rPr>
          <w:ins w:id="89" w:author="ljl" w:date="2021-11-14T10:24:00Z"/>
          <w:rFonts w:hint="eastAsia"/>
        </w:rPr>
      </w:pPr>
    </w:p>
    <w:p w14:paraId="1A7C84E6" w14:textId="77777777" w:rsidR="006854E3" w:rsidRPr="009639AD" w:rsidRDefault="006854E3" w:rsidP="0091272C">
      <w:pPr>
        <w:pStyle w:val="1e"/>
        <w:rPr>
          <w:rPrChange w:id="90" w:author="ljl" w:date="2021-11-14T10:24:00Z">
            <w:rPr>
              <w:rFonts w:ascii="Huawei Sans" w:hAnsi="Huawei Sans"/>
            </w:rPr>
          </w:rPrChange>
        </w:rPr>
      </w:pPr>
      <w:r w:rsidRPr="009639AD">
        <w:rPr>
          <w:rPrChange w:id="91" w:author="ljl" w:date="2021-11-14T10:24:00Z">
            <w:rPr>
              <w:rFonts w:ascii="Huawei Sans" w:hAnsi="Huawei Sans"/>
            </w:rPr>
          </w:rPrChange>
        </w:rPr>
        <w:t xml:space="preserve">3. </w:t>
      </w:r>
      <w:r w:rsidRPr="009639AD">
        <w:rPr>
          <w:rFonts w:hint="eastAsia"/>
          <w:rPrChange w:id="92" w:author="ljl" w:date="2021-11-14T10:24:00Z">
            <w:rPr>
              <w:rFonts w:ascii="Huawei Sans" w:hAnsi="Huawei Sans" w:hint="eastAsia"/>
            </w:rPr>
          </w:rPrChange>
        </w:rPr>
        <w:t>查询</w:t>
      </w:r>
      <w:proofErr w:type="spellStart"/>
      <w:r w:rsidRPr="009639AD">
        <w:rPr>
          <w:rPrChange w:id="93" w:author="ljl" w:date="2021-11-14T10:24:00Z">
            <w:rPr>
              <w:rFonts w:ascii="Huawei Sans" w:hAnsi="Huawei Sans"/>
            </w:rPr>
          </w:rPrChange>
        </w:rPr>
        <w:t>litemall_orders</w:t>
      </w:r>
      <w:proofErr w:type="spellEnd"/>
      <w:r w:rsidRPr="009639AD">
        <w:rPr>
          <w:rFonts w:hint="eastAsia"/>
          <w:rPrChange w:id="94" w:author="ljl" w:date="2021-11-14T10:24:00Z">
            <w:rPr>
              <w:rFonts w:ascii="Huawei Sans" w:hAnsi="Huawei Sans" w:hint="eastAsia"/>
            </w:rPr>
          </w:rPrChange>
        </w:rPr>
        <w:t>行存表与</w:t>
      </w:r>
      <w:proofErr w:type="spellStart"/>
      <w:r w:rsidRPr="009639AD">
        <w:rPr>
          <w:rPrChange w:id="95" w:author="ljl" w:date="2021-11-14T10:24:00Z">
            <w:rPr>
              <w:rFonts w:ascii="Huawei Sans" w:hAnsi="Huawei Sans"/>
            </w:rPr>
          </w:rPrChange>
        </w:rPr>
        <w:t>litemall_orders_col</w:t>
      </w:r>
      <w:proofErr w:type="spellEnd"/>
      <w:proofErr w:type="gramStart"/>
      <w:r w:rsidRPr="009639AD">
        <w:rPr>
          <w:rFonts w:hint="eastAsia"/>
          <w:rPrChange w:id="96" w:author="ljl" w:date="2021-11-14T10:24:00Z">
            <w:rPr>
              <w:rFonts w:ascii="Huawei Sans" w:hAnsi="Huawei Sans" w:hint="eastAsia"/>
            </w:rPr>
          </w:rPrChange>
        </w:rPr>
        <w:t>列存表中</w:t>
      </w:r>
      <w:proofErr w:type="spellStart"/>
      <w:proofErr w:type="gramEnd"/>
      <w:r w:rsidRPr="009639AD">
        <w:rPr>
          <w:rPrChange w:id="97" w:author="ljl" w:date="2021-11-14T10:24:00Z">
            <w:rPr>
              <w:rFonts w:ascii="Huawei Sans" w:hAnsi="Huawei Sans"/>
            </w:rPr>
          </w:rPrChange>
        </w:rPr>
        <w:t>order_id</w:t>
      </w:r>
      <w:proofErr w:type="spellEnd"/>
      <w:r w:rsidRPr="009639AD">
        <w:rPr>
          <w:rFonts w:hint="eastAsia"/>
          <w:rPrChange w:id="98" w:author="ljl" w:date="2021-11-14T10:24:00Z">
            <w:rPr>
              <w:rFonts w:ascii="Huawei Sans" w:hAnsi="Huawei Sans" w:hint="eastAsia"/>
            </w:rPr>
          </w:rPrChange>
        </w:rPr>
        <w:t>为</w:t>
      </w:r>
      <w:r w:rsidRPr="009639AD">
        <w:rPr>
          <w:rPrChange w:id="99" w:author="ljl" w:date="2021-11-14T10:24:00Z">
            <w:rPr>
              <w:rFonts w:ascii="Huawei Sans" w:hAnsi="Huawei Sans"/>
            </w:rPr>
          </w:rPrChange>
        </w:rPr>
        <w:t>6</w:t>
      </w:r>
      <w:r w:rsidRPr="009639AD">
        <w:rPr>
          <w:rFonts w:hint="eastAsia"/>
          <w:rPrChange w:id="100" w:author="ljl" w:date="2021-11-14T10:24:00Z">
            <w:rPr>
              <w:rFonts w:ascii="Huawei Sans" w:hAnsi="Huawei Sans" w:hint="eastAsia"/>
            </w:rPr>
          </w:rPrChange>
        </w:rPr>
        <w:t>的</w:t>
      </w:r>
      <w:proofErr w:type="spellStart"/>
      <w:r w:rsidRPr="009639AD">
        <w:rPr>
          <w:rPrChange w:id="101" w:author="ljl" w:date="2021-11-14T10:24:00Z">
            <w:rPr>
              <w:rFonts w:ascii="Huawei Sans" w:hAnsi="Huawei Sans"/>
            </w:rPr>
          </w:rPrChange>
        </w:rPr>
        <w:t>order_price</w:t>
      </w:r>
      <w:proofErr w:type="spellEnd"/>
      <w:r w:rsidRPr="009639AD">
        <w:rPr>
          <w:rFonts w:hint="eastAsia"/>
          <w:rPrChange w:id="102" w:author="ljl" w:date="2021-11-14T10:24:00Z">
            <w:rPr>
              <w:rFonts w:ascii="Huawei Sans" w:hAnsi="Huawei Sans" w:hint="eastAsia"/>
            </w:rPr>
          </w:rPrChange>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2B4B17D5" w:rsidR="006854E3" w:rsidRPr="009639AD" w:rsidRDefault="00E6784F" w:rsidP="0091272C">
      <w:pPr>
        <w:pStyle w:val="1e"/>
        <w:rPr>
          <w:rPrChange w:id="103" w:author="ljl" w:date="2021-11-14T10:24:00Z">
            <w:rPr>
              <w:rFonts w:ascii="Huawei Sans" w:hAnsi="Huawei Sans"/>
            </w:rPr>
          </w:rPrChange>
        </w:rPr>
      </w:pPr>
      <w:ins w:id="104" w:author="ljl" w:date="2021-11-14T10:24:00Z">
        <w:r w:rsidRPr="00E6784F">
          <w:rPr>
            <w:noProof/>
          </w:rPr>
          <w:drawing>
            <wp:inline distT="0" distB="0" distL="0" distR="0" wp14:anchorId="4B03B7E4" wp14:editId="7ADE1760">
              <wp:extent cx="6120130" cy="1294765"/>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6120130" cy="1294765"/>
                      </a:xfrm>
                      <a:prstGeom prst="rect">
                        <a:avLst/>
                      </a:prstGeom>
                    </pic:spPr>
                  </pic:pic>
                </a:graphicData>
              </a:graphic>
            </wp:inline>
          </w:drawing>
        </w:r>
      </w:ins>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6AF36371" w:rsidR="006854E3" w:rsidRDefault="00E6784F" w:rsidP="0091272C">
      <w:pPr>
        <w:pStyle w:val="1e"/>
        <w:rPr>
          <w:rPrChange w:id="105" w:author="ljl" w:date="2021-11-14T10:24:00Z">
            <w:rPr>
              <w:rFonts w:ascii="Huawei Sans" w:hAnsi="Huawei Sans"/>
            </w:rPr>
          </w:rPrChange>
        </w:rPr>
      </w:pPr>
      <w:ins w:id="106" w:author="ljl" w:date="2021-11-14T10:24:00Z">
        <w:r w:rsidRPr="00E6784F">
          <w:rPr>
            <w:noProof/>
          </w:rPr>
          <w:drawing>
            <wp:inline distT="0" distB="0" distL="0" distR="0" wp14:anchorId="7577EDDA" wp14:editId="163AE62E">
              <wp:extent cx="6120130" cy="1193165"/>
              <wp:effectExtent l="0" t="0" r="0" b="698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6120130" cy="1193165"/>
                      </a:xfrm>
                      <a:prstGeom prst="rect">
                        <a:avLst/>
                      </a:prstGeom>
                    </pic:spPr>
                  </pic:pic>
                </a:graphicData>
              </a:graphic>
            </wp:inline>
          </w:drawing>
        </w:r>
      </w:ins>
    </w:p>
    <w:p w14:paraId="061B75EC" w14:textId="77777777" w:rsidR="00C200C2" w:rsidRPr="009639AD" w:rsidRDefault="00C200C2" w:rsidP="0091272C">
      <w:pPr>
        <w:pStyle w:val="1e"/>
        <w:rPr>
          <w:rPrChange w:id="107" w:author="ljl" w:date="2021-11-14T10:24:00Z">
            <w:rPr>
              <w:rFonts w:ascii="Huawei Sans" w:hAnsi="Huawei Sans"/>
            </w:rPr>
          </w:rPrChange>
        </w:rPr>
      </w:pPr>
    </w:p>
    <w:p w14:paraId="0EDCBC52" w14:textId="77777777" w:rsidR="006854E3" w:rsidRPr="009639AD" w:rsidRDefault="006854E3" w:rsidP="0091272C">
      <w:pPr>
        <w:pStyle w:val="1e"/>
        <w:rPr>
          <w:rPrChange w:id="108" w:author="ljl" w:date="2021-11-14T10:24:00Z">
            <w:rPr>
              <w:rFonts w:ascii="Huawei Sans" w:hAnsi="Huawei Sans"/>
            </w:rPr>
          </w:rPrChange>
        </w:rPr>
      </w:pPr>
      <w:r w:rsidRPr="009639AD">
        <w:rPr>
          <w:rPrChange w:id="109" w:author="ljl" w:date="2021-11-14T10:24:00Z">
            <w:rPr>
              <w:rFonts w:ascii="Huawei Sans" w:hAnsi="Huawei Sans"/>
            </w:rPr>
          </w:rPrChange>
        </w:rPr>
        <w:t xml:space="preserve">4. </w:t>
      </w:r>
      <w:r w:rsidRPr="009639AD">
        <w:rPr>
          <w:rFonts w:hint="eastAsia"/>
          <w:rPrChange w:id="110" w:author="ljl" w:date="2021-11-14T10:24:00Z">
            <w:rPr>
              <w:rFonts w:ascii="Huawei Sans" w:hAnsi="Huawei Sans" w:hint="eastAsia"/>
            </w:rPr>
          </w:rPrChange>
        </w:rPr>
        <w:t>将</w:t>
      </w:r>
      <w:proofErr w:type="spellStart"/>
      <w:r w:rsidRPr="009639AD">
        <w:rPr>
          <w:rPrChange w:id="111" w:author="ljl" w:date="2021-11-14T10:24:00Z">
            <w:rPr>
              <w:rFonts w:ascii="Huawei Sans" w:hAnsi="Huawei Sans"/>
            </w:rPr>
          </w:rPrChange>
        </w:rPr>
        <w:t>litemall_orders</w:t>
      </w:r>
      <w:proofErr w:type="spellEnd"/>
      <w:r w:rsidRPr="009639AD">
        <w:rPr>
          <w:rFonts w:hint="eastAsia"/>
          <w:rPrChange w:id="112" w:author="ljl" w:date="2021-11-14T10:24:00Z">
            <w:rPr>
              <w:rFonts w:ascii="Huawei Sans" w:hAnsi="Huawei Sans" w:hint="eastAsia"/>
            </w:rPr>
          </w:rPrChange>
        </w:rPr>
        <w:t>行存表与</w:t>
      </w:r>
      <w:proofErr w:type="spellStart"/>
      <w:r w:rsidRPr="009639AD">
        <w:rPr>
          <w:rPrChange w:id="113" w:author="ljl" w:date="2021-11-14T10:24:00Z">
            <w:rPr>
              <w:rFonts w:ascii="Huawei Sans" w:hAnsi="Huawei Sans"/>
            </w:rPr>
          </w:rPrChange>
        </w:rPr>
        <w:t>litemall_orders_col</w:t>
      </w:r>
      <w:proofErr w:type="spellEnd"/>
      <w:proofErr w:type="gramStart"/>
      <w:r w:rsidRPr="009639AD">
        <w:rPr>
          <w:rFonts w:hint="eastAsia"/>
          <w:rPrChange w:id="114" w:author="ljl" w:date="2021-11-14T10:24:00Z">
            <w:rPr>
              <w:rFonts w:ascii="Huawei Sans" w:hAnsi="Huawei Sans" w:hint="eastAsia"/>
            </w:rPr>
          </w:rPrChange>
        </w:rPr>
        <w:t>列存表中</w:t>
      </w:r>
      <w:proofErr w:type="spellStart"/>
      <w:proofErr w:type="gramEnd"/>
      <w:r w:rsidRPr="009639AD">
        <w:rPr>
          <w:rPrChange w:id="115" w:author="ljl" w:date="2021-11-14T10:24:00Z">
            <w:rPr>
              <w:rFonts w:ascii="Huawei Sans" w:hAnsi="Huawei Sans"/>
            </w:rPr>
          </w:rPrChange>
        </w:rPr>
        <w:t>order_id</w:t>
      </w:r>
      <w:proofErr w:type="spellEnd"/>
      <w:r w:rsidRPr="009639AD">
        <w:rPr>
          <w:rFonts w:hint="eastAsia"/>
          <w:rPrChange w:id="116" w:author="ljl" w:date="2021-11-14T10:24:00Z">
            <w:rPr>
              <w:rFonts w:ascii="Huawei Sans" w:hAnsi="Huawei Sans" w:hint="eastAsia"/>
            </w:rPr>
          </w:rPrChange>
        </w:rPr>
        <w:t>为</w:t>
      </w:r>
      <w:r w:rsidRPr="009639AD">
        <w:rPr>
          <w:rPrChange w:id="117" w:author="ljl" w:date="2021-11-14T10:24:00Z">
            <w:rPr>
              <w:rFonts w:ascii="Huawei Sans" w:hAnsi="Huawei Sans"/>
            </w:rPr>
          </w:rPrChange>
        </w:rPr>
        <w:t>6</w:t>
      </w:r>
      <w:r w:rsidRPr="009639AD">
        <w:rPr>
          <w:rFonts w:hint="eastAsia"/>
          <w:rPrChange w:id="118" w:author="ljl" w:date="2021-11-14T10:24:00Z">
            <w:rPr>
              <w:rFonts w:ascii="Huawei Sans" w:hAnsi="Huawei Sans" w:hint="eastAsia"/>
            </w:rPr>
          </w:rPrChange>
        </w:rPr>
        <w:t>的</w:t>
      </w:r>
      <w:proofErr w:type="spellStart"/>
      <w:r w:rsidRPr="009639AD">
        <w:rPr>
          <w:rPrChange w:id="119" w:author="ljl" w:date="2021-11-14T10:24:00Z">
            <w:rPr>
              <w:rFonts w:ascii="Huawei Sans" w:hAnsi="Huawei Sans"/>
            </w:rPr>
          </w:rPrChange>
        </w:rPr>
        <w:t>order_price</w:t>
      </w:r>
      <w:proofErr w:type="spellEnd"/>
      <w:r w:rsidRPr="009639AD">
        <w:rPr>
          <w:rFonts w:hint="eastAsia"/>
          <w:rPrChange w:id="120" w:author="ljl" w:date="2021-11-14T10:24:00Z">
            <w:rPr>
              <w:rFonts w:ascii="Huawei Sans" w:hAnsi="Huawei Sans" w:hint="eastAsia"/>
            </w:rPr>
          </w:rPrChange>
        </w:rPr>
        <w:t>修改为</w:t>
      </w:r>
      <w:r w:rsidRPr="009639AD">
        <w:rPr>
          <w:rPrChange w:id="121" w:author="ljl" w:date="2021-11-14T10:24:00Z">
            <w:rPr>
              <w:rFonts w:ascii="Huawei Sans" w:hAnsi="Huawei Sans"/>
            </w:rPr>
          </w:rPrChange>
        </w:rPr>
        <w:t>2468</w:t>
      </w:r>
      <w:r w:rsidRPr="009639AD">
        <w:rPr>
          <w:rFonts w:hint="eastAsia"/>
          <w:rPrChange w:id="122" w:author="ljl" w:date="2021-11-14T10:24:00Z">
            <w:rPr>
              <w:rFonts w:ascii="Huawei Sans" w:hAnsi="Huawei Sans" w:hint="eastAsia"/>
            </w:rPr>
          </w:rPrChange>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47487EBF" w:rsidR="006854E3" w:rsidRPr="009639AD" w:rsidRDefault="00E6784F" w:rsidP="0091272C">
      <w:pPr>
        <w:pStyle w:val="1e"/>
        <w:rPr>
          <w:rPrChange w:id="123" w:author="ljl" w:date="2021-11-14T10:24:00Z">
            <w:rPr>
              <w:rFonts w:ascii="Huawei Sans" w:hAnsi="Huawei Sans"/>
            </w:rPr>
          </w:rPrChange>
        </w:rPr>
      </w:pPr>
      <w:ins w:id="124" w:author="ljl" w:date="2021-11-14T10:24:00Z">
        <w:r w:rsidRPr="00E6784F">
          <w:rPr>
            <w:noProof/>
          </w:rPr>
          <w:drawing>
            <wp:inline distT="0" distB="0" distL="0" distR="0" wp14:anchorId="0568B83E" wp14:editId="43333722">
              <wp:extent cx="6120130" cy="564515"/>
              <wp:effectExtent l="0" t="0" r="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6120130" cy="564515"/>
                      </a:xfrm>
                      <a:prstGeom prst="rect">
                        <a:avLst/>
                      </a:prstGeom>
                    </pic:spPr>
                  </pic:pic>
                </a:graphicData>
              </a:graphic>
            </wp:inline>
          </w:drawing>
        </w:r>
      </w:ins>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B56D69F" w14:textId="0A760A9C" w:rsidR="0046395C" w:rsidRDefault="0046395C" w:rsidP="0091272C">
      <w:pPr>
        <w:pStyle w:val="1e"/>
        <w:rPr>
          <w:ins w:id="125" w:author="ljz" w:date="2021-11-14T10:24:00Z"/>
          <w:rFonts w:hint="eastAsia"/>
        </w:rPr>
      </w:pPr>
    </w:p>
    <w:p w14:paraId="43D86112" w14:textId="77777777" w:rsidR="0046395C" w:rsidRDefault="0046395C" w:rsidP="0091272C">
      <w:pPr>
        <w:pStyle w:val="1e"/>
        <w:rPr>
          <w:ins w:id="126" w:author="ljz" w:date="2021-11-14T10:24:00Z"/>
          <w:rFonts w:hint="eastAsia"/>
        </w:rPr>
      </w:pPr>
    </w:p>
    <w:p w14:paraId="297B7F81" w14:textId="23A0F18F" w:rsidR="00E6784F" w:rsidRDefault="00E6784F" w:rsidP="0091272C">
      <w:pPr>
        <w:pStyle w:val="1e"/>
        <w:rPr>
          <w:ins w:id="127" w:author="ljl" w:date="2021-11-14T10:24:00Z"/>
          <w:rFonts w:hint="eastAsia"/>
        </w:rPr>
      </w:pPr>
      <w:ins w:id="128" w:author="ljl" w:date="2021-11-14T10:24:00Z">
        <w:r w:rsidRPr="00E6784F">
          <w:rPr>
            <w:noProof/>
          </w:rPr>
          <w:drawing>
            <wp:inline distT="0" distB="0" distL="0" distR="0" wp14:anchorId="45A57369" wp14:editId="1934C741">
              <wp:extent cx="6120130" cy="502285"/>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2"/>
                      <a:stretch>
                        <a:fillRect/>
                      </a:stretch>
                    </pic:blipFill>
                    <pic:spPr>
                      <a:xfrm>
                        <a:off x="0" y="0"/>
                        <a:ext cx="6120130" cy="502285"/>
                      </a:xfrm>
                      <a:prstGeom prst="rect">
                        <a:avLst/>
                      </a:prstGeom>
                    </pic:spPr>
                  </pic:pic>
                </a:graphicData>
              </a:graphic>
            </wp:inline>
          </w:drawing>
        </w:r>
      </w:ins>
    </w:p>
    <w:p w14:paraId="705FADD3" w14:textId="77777777" w:rsidR="00311CE3" w:rsidRDefault="00311CE3" w:rsidP="0091272C">
      <w:pPr>
        <w:pStyle w:val="1e"/>
        <w:rPr>
          <w:ins w:id="129" w:author="ljl" w:date="2021-11-14T10:24:00Z"/>
          <w:rFonts w:hint="eastAsia"/>
        </w:rPr>
      </w:pPr>
    </w:p>
    <w:p w14:paraId="412079BA" w14:textId="307C3EA1" w:rsidR="006854E3" w:rsidRPr="009639AD" w:rsidRDefault="006854E3" w:rsidP="0091272C">
      <w:pPr>
        <w:pStyle w:val="1e"/>
        <w:rPr>
          <w:rPrChange w:id="130" w:author="ljl" w:date="2021-11-14T10:24:00Z">
            <w:rPr>
              <w:rFonts w:ascii="Huawei Sans" w:hAnsi="Huawei Sans"/>
            </w:rPr>
          </w:rPrChange>
        </w:rPr>
      </w:pPr>
      <w:r w:rsidRPr="009639AD">
        <w:rPr>
          <w:rFonts w:hint="eastAsia"/>
          <w:rPrChange w:id="131" w:author="ljl" w:date="2021-11-14T10:24:00Z">
            <w:rPr>
              <w:rFonts w:ascii="Huawei Sans" w:hAnsi="Huawei Sans" w:hint="eastAsia"/>
            </w:rPr>
          </w:rPrChange>
        </w:rPr>
        <w:t>任务三：物化视图的使用</w:t>
      </w:r>
    </w:p>
    <w:p w14:paraId="15EAA3D9" w14:textId="77777777" w:rsidR="006854E3" w:rsidRPr="009639AD" w:rsidRDefault="006854E3" w:rsidP="0091272C">
      <w:pPr>
        <w:pStyle w:val="1e"/>
        <w:rPr>
          <w:rPrChange w:id="132" w:author="ljl" w:date="2021-11-14T10:24:00Z">
            <w:rPr>
              <w:rFonts w:ascii="Huawei Sans" w:hAnsi="Huawei Sans"/>
            </w:rPr>
          </w:rPrChange>
        </w:rPr>
      </w:pPr>
      <w:r w:rsidRPr="009639AD">
        <w:rPr>
          <w:rPrChange w:id="133" w:author="ljl" w:date="2021-11-14T10:24:00Z">
            <w:rPr>
              <w:rFonts w:ascii="Huawei Sans" w:hAnsi="Huawei Sans"/>
            </w:rPr>
          </w:rPrChange>
        </w:rPr>
        <w:t xml:space="preserve">1. </w:t>
      </w:r>
      <w:r w:rsidRPr="009639AD">
        <w:rPr>
          <w:rFonts w:hint="eastAsia"/>
          <w:rPrChange w:id="134" w:author="ljl" w:date="2021-11-14T10:24:00Z">
            <w:rPr>
              <w:rFonts w:ascii="Huawei Sans" w:hAnsi="Huawei Sans" w:hint="eastAsia"/>
            </w:rPr>
          </w:rPrChange>
        </w:rPr>
        <w:t>创建物化视图所需要的表后，对表内容进行查询</w:t>
      </w:r>
      <w:r>
        <w:rPr>
          <w:rFonts w:hint="eastAsia"/>
          <w:rPrChange w:id="135" w:author="ljl" w:date="2021-11-14T10:24:00Z">
            <w:rPr>
              <w:rFonts w:ascii="Huawei Sans" w:hAnsi="Huawei Sans" w:hint="eastAsia"/>
            </w:rPr>
          </w:rPrChange>
        </w:rPr>
        <w:t>，对查询结果截图</w:t>
      </w:r>
      <w:r w:rsidRPr="009639AD">
        <w:rPr>
          <w:rFonts w:hint="eastAsia"/>
          <w:rPrChange w:id="136" w:author="ljl" w:date="2021-11-14T10:24:00Z">
            <w:rPr>
              <w:rFonts w:ascii="Huawei Sans" w:hAnsi="Huawei Sans" w:hint="eastAsia"/>
            </w:rPr>
          </w:rPrChange>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53BFAE8D" w14:textId="75E20535" w:rsidR="006854E3" w:rsidRDefault="00E6784F" w:rsidP="0091272C">
      <w:pPr>
        <w:pStyle w:val="1e"/>
        <w:rPr>
          <w:ins w:id="137" w:author="ljl" w:date="2021-11-14T10:24:00Z"/>
          <w:rFonts w:hint="eastAsia"/>
        </w:rPr>
      </w:pPr>
      <w:ins w:id="138" w:author="ljl" w:date="2021-11-14T10:24:00Z">
        <w:r w:rsidRPr="00E6784F">
          <w:rPr>
            <w:noProof/>
          </w:rPr>
          <w:drawing>
            <wp:inline distT="0" distB="0" distL="0" distR="0" wp14:anchorId="11A3A852" wp14:editId="7AEECB5F">
              <wp:extent cx="3353268" cy="4058216"/>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3"/>
                      <a:stretch>
                        <a:fillRect/>
                      </a:stretch>
                    </pic:blipFill>
                    <pic:spPr>
                      <a:xfrm>
                        <a:off x="0" y="0"/>
                        <a:ext cx="3353268" cy="4058216"/>
                      </a:xfrm>
                      <a:prstGeom prst="rect">
                        <a:avLst/>
                      </a:prstGeom>
                    </pic:spPr>
                  </pic:pic>
                </a:graphicData>
              </a:graphic>
            </wp:inline>
          </w:drawing>
        </w:r>
      </w:ins>
    </w:p>
    <w:p w14:paraId="7B984A76" w14:textId="77777777" w:rsidR="006854E3" w:rsidRPr="009639AD" w:rsidRDefault="006854E3" w:rsidP="0091272C">
      <w:pPr>
        <w:pStyle w:val="1e"/>
        <w:rPr>
          <w:rPrChange w:id="139" w:author="ljl" w:date="2021-11-14T10:24:00Z">
            <w:rPr>
              <w:rFonts w:ascii="Huawei Sans" w:hAnsi="Huawei Sans"/>
              <w:kern w:val="2"/>
            </w:rPr>
          </w:rPrChange>
        </w:rPr>
      </w:pPr>
    </w:p>
    <w:p w14:paraId="188D7965" w14:textId="77777777" w:rsidR="0046395C" w:rsidRPr="009639AD" w:rsidRDefault="0046395C" w:rsidP="0091272C">
      <w:pPr>
        <w:pStyle w:val="1e"/>
        <w:rPr>
          <w:ins w:id="140" w:author="ljz" w:date="2021-11-14T10:24:00Z"/>
          <w:rFonts w:hint="eastAsia"/>
        </w:rPr>
      </w:pPr>
    </w:p>
    <w:p w14:paraId="1C6D78A5" w14:textId="77777777" w:rsidR="006854E3" w:rsidRPr="009639AD" w:rsidRDefault="006854E3" w:rsidP="0091272C">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4BBC586" w14:textId="07C2DCDF" w:rsidR="006854E3" w:rsidRDefault="00E6784F" w:rsidP="0091272C">
      <w:pPr>
        <w:pStyle w:val="1e"/>
        <w:rPr>
          <w:ins w:id="141" w:author="ljl" w:date="2021-11-14T10:24:00Z"/>
          <w:rFonts w:hint="eastAsia"/>
        </w:rPr>
      </w:pPr>
      <w:ins w:id="142" w:author="ljl" w:date="2021-11-14T10:24:00Z">
        <w:r w:rsidRPr="00E6784F">
          <w:rPr>
            <w:noProof/>
          </w:rPr>
          <w:drawing>
            <wp:inline distT="0" distB="0" distL="0" distR="0" wp14:anchorId="6CE5E6AD" wp14:editId="599FFB5A">
              <wp:extent cx="3200847" cy="136226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3200847" cy="1362265"/>
                      </a:xfrm>
                      <a:prstGeom prst="rect">
                        <a:avLst/>
                      </a:prstGeom>
                    </pic:spPr>
                  </pic:pic>
                </a:graphicData>
              </a:graphic>
            </wp:inline>
          </w:drawing>
        </w:r>
      </w:ins>
    </w:p>
    <w:p w14:paraId="229568BE" w14:textId="77777777" w:rsidR="006854E3" w:rsidRDefault="006854E3" w:rsidP="0091272C">
      <w:pPr>
        <w:pStyle w:val="1e"/>
        <w:rPr>
          <w:ins w:id="143" w:author="ljl" w:date="2021-11-14T10:24:00Z"/>
          <w:rFonts w:hint="eastAsia"/>
        </w:rPr>
      </w:pPr>
    </w:p>
    <w:p w14:paraId="58E00A4D" w14:textId="77777777" w:rsidR="006854E3" w:rsidRDefault="006854E3" w:rsidP="0091272C">
      <w:pPr>
        <w:pStyle w:val="1e"/>
        <w:rPr>
          <w:ins w:id="144" w:author="ljl" w:date="2021-11-14T10:24:00Z"/>
          <w:rFonts w:hint="eastAsia"/>
        </w:rPr>
      </w:pPr>
    </w:p>
    <w:p w14:paraId="25F81E8A" w14:textId="77777777" w:rsidR="006854E3" w:rsidRDefault="006854E3" w:rsidP="0091272C">
      <w:pPr>
        <w:pStyle w:val="1e"/>
        <w:rPr>
          <w:rPrChange w:id="145" w:author="ljl" w:date="2021-11-14T10:24:00Z">
            <w:rPr>
              <w:rFonts w:ascii="Huawei Sans" w:hAnsi="Huawei Sans"/>
              <w:kern w:val="2"/>
            </w:rPr>
          </w:rPrChange>
        </w:rPr>
      </w:pPr>
    </w:p>
    <w:p w14:paraId="2809CC6E" w14:textId="77777777" w:rsidR="0046395C" w:rsidRDefault="0046395C" w:rsidP="0091272C">
      <w:pPr>
        <w:pStyle w:val="1e"/>
        <w:rPr>
          <w:ins w:id="146" w:author="ljz" w:date="2021-11-14T10:24:00Z"/>
          <w:rFonts w:hint="eastAsia"/>
        </w:rPr>
      </w:pPr>
    </w:p>
    <w:p w14:paraId="3AB8638F" w14:textId="77777777" w:rsidR="006854E3" w:rsidRDefault="006854E3" w:rsidP="0091272C">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lastRenderedPageBreak/>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F7055B1" w14:textId="48D4C185" w:rsidR="006854E3" w:rsidRDefault="006854E3" w:rsidP="0091272C">
      <w:pPr>
        <w:pStyle w:val="1e"/>
        <w:rPr>
          <w:ins w:id="147" w:author="ljz" w:date="2021-11-14T10:24:00Z"/>
          <w:rFonts w:hint="eastAsia"/>
        </w:rPr>
      </w:pPr>
    </w:p>
    <w:p w14:paraId="235F3B94" w14:textId="71922852" w:rsidR="006854E3" w:rsidRDefault="00E6784F" w:rsidP="0091272C">
      <w:pPr>
        <w:pStyle w:val="1e"/>
        <w:rPr>
          <w:ins w:id="148" w:author="ljl" w:date="2021-11-14T10:24:00Z"/>
          <w:rFonts w:hint="eastAsia"/>
        </w:rPr>
      </w:pPr>
      <w:ins w:id="149" w:author="ljl" w:date="2021-11-14T10:24:00Z">
        <w:r w:rsidRPr="00E6784F">
          <w:rPr>
            <w:noProof/>
          </w:rPr>
          <w:drawing>
            <wp:inline distT="0" distB="0" distL="0" distR="0" wp14:anchorId="0F21D4CE" wp14:editId="1FED9A36">
              <wp:extent cx="3210373" cy="1371791"/>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stretch>
                        <a:fillRect/>
                      </a:stretch>
                    </pic:blipFill>
                    <pic:spPr>
                      <a:xfrm>
                        <a:off x="0" y="0"/>
                        <a:ext cx="3210373" cy="1371791"/>
                      </a:xfrm>
                      <a:prstGeom prst="rect">
                        <a:avLst/>
                      </a:prstGeom>
                    </pic:spPr>
                  </pic:pic>
                </a:graphicData>
              </a:graphic>
            </wp:inline>
          </w:drawing>
        </w:r>
      </w:ins>
    </w:p>
    <w:p w14:paraId="53944C87" w14:textId="77777777" w:rsidR="006854E3" w:rsidRDefault="006854E3" w:rsidP="0091272C">
      <w:pPr>
        <w:pStyle w:val="1e"/>
        <w:rPr>
          <w:rPrChange w:id="150" w:author="ljl" w:date="2021-11-14T10:24:00Z">
            <w:rPr>
              <w:rFonts w:ascii="Huawei Sans" w:hAnsi="Huawei Sans"/>
            </w:rPr>
          </w:rPrChange>
        </w:rPr>
      </w:pPr>
    </w:p>
    <w:p w14:paraId="7B48C017" w14:textId="77777777" w:rsidR="006854E3" w:rsidRPr="00D435D3" w:rsidRDefault="006854E3" w:rsidP="0091272C">
      <w:pPr>
        <w:pStyle w:val="1e"/>
        <w:rPr>
          <w:rPrChange w:id="151" w:author="ljl" w:date="2021-11-14T10:24:00Z">
            <w:rPr>
              <w:rFonts w:ascii="Huawei Sans" w:hAnsi="Huawei Sans"/>
            </w:rPr>
          </w:rPrChange>
        </w:rPr>
      </w:pPr>
      <w:r>
        <w:rPr>
          <w:rPrChange w:id="152" w:author="ljl" w:date="2021-11-14T10:24:00Z">
            <w:rPr>
              <w:rFonts w:ascii="Huawei Sans" w:hAnsi="Huawei Sans"/>
            </w:rPr>
          </w:rPrChange>
        </w:rPr>
        <w:t xml:space="preserve">4. </w:t>
      </w:r>
      <w:r>
        <w:rPr>
          <w:rFonts w:hint="eastAsia"/>
          <w:rPrChange w:id="153" w:author="ljl" w:date="2021-11-14T10:24:00Z">
            <w:rPr>
              <w:rFonts w:ascii="Huawei Sans" w:hAnsi="Huawei Sans" w:hint="eastAsia"/>
            </w:rPr>
          </w:rPrChange>
        </w:rPr>
        <w:t>创建增量物化视图，</w:t>
      </w:r>
      <w:r w:rsidRPr="00D435D3">
        <w:rPr>
          <w:rFonts w:hint="eastAsia"/>
          <w:rPrChange w:id="154" w:author="ljl" w:date="2021-11-14T10:24:00Z">
            <w:rPr>
              <w:rFonts w:ascii="Huawei Sans" w:hAnsi="Huawei Sans" w:hint="eastAsia"/>
            </w:rPr>
          </w:rPrChange>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0F24033" w14:textId="6628E29F" w:rsidR="006854E3" w:rsidRDefault="006854E3" w:rsidP="0091272C">
      <w:pPr>
        <w:pStyle w:val="1e"/>
        <w:rPr>
          <w:ins w:id="155" w:author="ljz" w:date="2021-11-14T10:24:00Z"/>
          <w:rFonts w:hint="eastAsia"/>
        </w:rPr>
      </w:pPr>
    </w:p>
    <w:p w14:paraId="0895B90D" w14:textId="77777777" w:rsidR="006854E3" w:rsidRDefault="006854E3" w:rsidP="0091272C">
      <w:pPr>
        <w:pStyle w:val="1e"/>
        <w:rPr>
          <w:ins w:id="156" w:author="ljz" w:date="2021-11-14T10:24:00Z"/>
          <w:rFonts w:hint="eastAsia"/>
        </w:rPr>
      </w:pPr>
    </w:p>
    <w:p w14:paraId="72E8D700" w14:textId="77777777" w:rsidR="006854E3" w:rsidRDefault="006854E3" w:rsidP="0091272C">
      <w:pPr>
        <w:pStyle w:val="1e"/>
        <w:rPr>
          <w:ins w:id="157" w:author="ljz" w:date="2021-11-14T10:24:00Z"/>
          <w:rFonts w:hint="eastAsia"/>
        </w:rPr>
      </w:pPr>
    </w:p>
    <w:p w14:paraId="698D0C70" w14:textId="13FD6F81" w:rsidR="006854E3" w:rsidRDefault="00E6784F" w:rsidP="0091272C">
      <w:pPr>
        <w:pStyle w:val="1e"/>
        <w:rPr>
          <w:ins w:id="158" w:author="ljl" w:date="2021-11-14T10:24:00Z"/>
          <w:rFonts w:hint="eastAsia"/>
        </w:rPr>
      </w:pPr>
      <w:ins w:id="159" w:author="ljl" w:date="2021-11-14T10:24:00Z">
        <w:r w:rsidRPr="00E6784F">
          <w:rPr>
            <w:noProof/>
          </w:rPr>
          <w:drawing>
            <wp:inline distT="0" distB="0" distL="0" distR="0" wp14:anchorId="09A29423" wp14:editId="0A6A46E8">
              <wp:extent cx="2288003" cy="2832100"/>
              <wp:effectExtent l="0" t="0" r="0" b="635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6"/>
                      <a:stretch>
                        <a:fillRect/>
                      </a:stretch>
                    </pic:blipFill>
                    <pic:spPr>
                      <a:xfrm>
                        <a:off x="0" y="0"/>
                        <a:ext cx="2302529" cy="2850080"/>
                      </a:xfrm>
                      <a:prstGeom prst="rect">
                        <a:avLst/>
                      </a:prstGeom>
                    </pic:spPr>
                  </pic:pic>
                </a:graphicData>
              </a:graphic>
            </wp:inline>
          </w:drawing>
        </w:r>
        <w:r w:rsidR="00042FD2" w:rsidRPr="00042FD2">
          <w:t xml:space="preserve"> </w:t>
        </w:r>
        <w:r w:rsidR="00042FD2" w:rsidRPr="00E6784F">
          <w:rPr>
            <w:noProof/>
          </w:rPr>
          <w:drawing>
            <wp:inline distT="0" distB="0" distL="0" distR="0" wp14:anchorId="15264E72" wp14:editId="19ACC48F">
              <wp:extent cx="2337547" cy="2838450"/>
              <wp:effectExtent l="0" t="0" r="5715" b="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27"/>
                      <a:stretch>
                        <a:fillRect/>
                      </a:stretch>
                    </pic:blipFill>
                    <pic:spPr>
                      <a:xfrm>
                        <a:off x="0" y="0"/>
                        <a:ext cx="2353532" cy="2857860"/>
                      </a:xfrm>
                      <a:prstGeom prst="rect">
                        <a:avLst/>
                      </a:prstGeom>
                    </pic:spPr>
                  </pic:pic>
                </a:graphicData>
              </a:graphic>
            </wp:inline>
          </w:drawing>
        </w:r>
      </w:ins>
    </w:p>
    <w:p w14:paraId="63232530" w14:textId="77777777" w:rsidR="006854E3" w:rsidRDefault="006854E3" w:rsidP="0091272C">
      <w:pPr>
        <w:pStyle w:val="1e"/>
        <w:rPr>
          <w:rPrChange w:id="160" w:author="ljl" w:date="2021-11-14T10:24:00Z">
            <w:rPr>
              <w:rFonts w:ascii="Huawei Sans" w:hAnsi="Huawei Sans"/>
            </w:rPr>
          </w:rPrChange>
        </w:rPr>
      </w:pPr>
    </w:p>
    <w:p w14:paraId="56568FFB" w14:textId="77777777" w:rsidR="006854E3" w:rsidRPr="00D435D3" w:rsidRDefault="006854E3" w:rsidP="0091272C">
      <w:pPr>
        <w:pStyle w:val="1e"/>
        <w:rPr>
          <w:rPrChange w:id="161" w:author="ljl" w:date="2021-11-14T10:24:00Z">
            <w:rPr>
              <w:rFonts w:ascii="Huawei Sans" w:hAnsi="Huawei Sans"/>
            </w:rPr>
          </w:rPrChange>
        </w:rPr>
      </w:pPr>
      <w:r>
        <w:rPr>
          <w:rPrChange w:id="162" w:author="ljl" w:date="2021-11-14T10:24:00Z">
            <w:rPr>
              <w:rFonts w:ascii="Huawei Sans" w:hAnsi="Huawei Sans"/>
            </w:rPr>
          </w:rPrChange>
        </w:rPr>
        <w:t xml:space="preserve">5. </w:t>
      </w:r>
      <w:r>
        <w:rPr>
          <w:rFonts w:hint="eastAsia"/>
          <w:rPrChange w:id="163" w:author="ljl" w:date="2021-11-14T10:24:00Z">
            <w:rPr>
              <w:rFonts w:ascii="Huawei Sans" w:hAnsi="Huawei Sans" w:hint="eastAsia"/>
            </w:rPr>
          </w:rPrChange>
        </w:rPr>
        <w:t>对表进行操作后，刷新增量物化视图，</w:t>
      </w:r>
      <w:r w:rsidRPr="00D435D3">
        <w:rPr>
          <w:rFonts w:hint="eastAsia"/>
          <w:rPrChange w:id="164" w:author="ljl" w:date="2021-11-14T10:24:00Z">
            <w:rPr>
              <w:rFonts w:ascii="Huawei Sans" w:hAnsi="Huawei Sans" w:hint="eastAsia"/>
            </w:rPr>
          </w:rPrChange>
        </w:rPr>
        <w:t>查询物化视图结果，将执行结果截图。</w:t>
      </w:r>
    </w:p>
    <w:p w14:paraId="51DE7F74" w14:textId="77777777" w:rsidR="006854E3" w:rsidRDefault="006854E3" w:rsidP="006854E3">
      <w:pPr>
        <w:pStyle w:val="afffff2"/>
        <w:rPr>
          <w:ins w:id="165" w:author="ljz" w:date="2021-11-14T10:24:00Z"/>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5FCC54DD" w14:textId="155CB7C1" w:rsidR="006854E3" w:rsidRDefault="006854E3">
      <w:pPr>
        <w:pStyle w:val="afffff2"/>
        <w:rPr>
          <w:rFonts w:ascii="Huawei Sans" w:hAnsi="Huawei Sans" w:cs="Huawei Sans"/>
        </w:rPr>
        <w:pPrChange w:id="166" w:author="ljl" w:date="2021-11-14T10:24:00Z">
          <w:pPr>
            <w:pStyle w:val="1e"/>
          </w:pPr>
        </w:pPrChange>
      </w:pPr>
    </w:p>
    <w:p w14:paraId="61C18EC1" w14:textId="7C0DBD2C" w:rsidR="00042FD2" w:rsidRDefault="00042FD2" w:rsidP="0091272C">
      <w:pPr>
        <w:pStyle w:val="1e"/>
        <w:rPr>
          <w:ins w:id="167" w:author="ljl" w:date="2021-11-14T10:24:00Z"/>
          <w:rFonts w:hint="eastAsia"/>
        </w:rPr>
      </w:pPr>
      <w:ins w:id="168" w:author="ljl" w:date="2021-11-14T10:24:00Z">
        <w:r w:rsidRPr="00042FD2">
          <w:rPr>
            <w:noProof/>
          </w:rPr>
          <w:lastRenderedPageBreak/>
          <w:drawing>
            <wp:inline distT="0" distB="0" distL="0" distR="0" wp14:anchorId="361F28C3" wp14:editId="646B8A58">
              <wp:extent cx="3096057" cy="4201111"/>
              <wp:effectExtent l="0" t="0" r="9525" b="9525"/>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8"/>
                      <a:stretch>
                        <a:fillRect/>
                      </a:stretch>
                    </pic:blipFill>
                    <pic:spPr>
                      <a:xfrm>
                        <a:off x="0" y="0"/>
                        <a:ext cx="3096057" cy="4201111"/>
                      </a:xfrm>
                      <a:prstGeom prst="rect">
                        <a:avLst/>
                      </a:prstGeom>
                    </pic:spPr>
                  </pic:pic>
                </a:graphicData>
              </a:graphic>
            </wp:inline>
          </w:drawing>
        </w:r>
      </w:ins>
    </w:p>
    <w:p w14:paraId="2F01E321" w14:textId="77777777" w:rsidR="006854E3" w:rsidRDefault="006854E3" w:rsidP="0091272C">
      <w:pPr>
        <w:pStyle w:val="1e"/>
        <w:rPr>
          <w:rPrChange w:id="169" w:author="ljl" w:date="2021-11-14T10:24:00Z">
            <w:rPr>
              <w:rFonts w:ascii="Huawei Sans" w:hAnsi="Huawei Sans"/>
            </w:rPr>
          </w:rPrChange>
        </w:rPr>
      </w:pPr>
    </w:p>
    <w:p w14:paraId="767343CC" w14:textId="77777777" w:rsidR="006854E3" w:rsidRDefault="006854E3" w:rsidP="0091272C">
      <w:pPr>
        <w:pStyle w:val="1e"/>
        <w:rPr>
          <w:rPrChange w:id="170" w:author="ljl" w:date="2021-11-14T10:24:00Z">
            <w:rPr>
              <w:rFonts w:ascii="Huawei Sans" w:hAnsi="Huawei Sans"/>
            </w:rPr>
          </w:rPrChange>
        </w:rPr>
      </w:pPr>
      <w:r w:rsidRPr="00D435D3">
        <w:rPr>
          <w:rFonts w:hint="eastAsia"/>
          <w:rPrChange w:id="171" w:author="ljl" w:date="2021-11-14T10:24:00Z">
            <w:rPr>
              <w:rFonts w:ascii="Huawei Sans" w:hAnsi="Huawei Sans" w:hint="eastAsia"/>
            </w:rPr>
          </w:rPrChange>
        </w:rPr>
        <w:t>实践思考题</w:t>
      </w:r>
      <w:r w:rsidRPr="00D435D3">
        <w:rPr>
          <w:rPrChange w:id="172" w:author="ljl" w:date="2021-11-14T10:24:00Z">
            <w:rPr>
              <w:rFonts w:ascii="Huawei Sans" w:hAnsi="Huawei Sans"/>
            </w:rPr>
          </w:rPrChange>
        </w:rPr>
        <w:t>1</w:t>
      </w:r>
      <w:r>
        <w:rPr>
          <w:rFonts w:hint="eastAsia"/>
          <w:rPrChange w:id="173" w:author="ljl" w:date="2021-11-14T10:24:00Z">
            <w:rPr>
              <w:rFonts w:ascii="Huawei Sans" w:hAnsi="Huawei Sans" w:hint="eastAsia"/>
            </w:rPr>
          </w:rPrChange>
        </w:rPr>
        <w:t>：</w:t>
      </w:r>
      <w:r w:rsidRPr="00D435D3">
        <w:rPr>
          <w:rFonts w:hint="eastAsia"/>
          <w:rPrChange w:id="174" w:author="ljl" w:date="2021-11-14T10:24:00Z">
            <w:rPr>
              <w:rFonts w:ascii="Huawei Sans" w:hAnsi="Huawei Sans" w:hint="eastAsia"/>
            </w:rPr>
          </w:rPrChange>
        </w:rPr>
        <w:t>行存表</w:t>
      </w:r>
      <w:proofErr w:type="gramStart"/>
      <w:r w:rsidRPr="00D435D3">
        <w:rPr>
          <w:rFonts w:hint="eastAsia"/>
          <w:rPrChange w:id="175" w:author="ljl" w:date="2021-11-14T10:24:00Z">
            <w:rPr>
              <w:rFonts w:ascii="Huawei Sans" w:hAnsi="Huawei Sans" w:hint="eastAsia"/>
            </w:rPr>
          </w:rPrChange>
        </w:rPr>
        <w:t>与列存表</w:t>
      </w:r>
      <w:proofErr w:type="gramEnd"/>
      <w:r w:rsidRPr="00D435D3">
        <w:rPr>
          <w:rFonts w:hint="eastAsia"/>
          <w:rPrChange w:id="176" w:author="ljl" w:date="2021-11-14T10:24:00Z">
            <w:rPr>
              <w:rFonts w:ascii="Huawei Sans" w:hAnsi="Huawei Sans" w:hint="eastAsia"/>
            </w:rPr>
          </w:rPrChange>
        </w:rPr>
        <w:t>在执行相同的</w:t>
      </w:r>
      <w:r w:rsidRPr="00D435D3">
        <w:rPr>
          <w:rPrChange w:id="177" w:author="ljl" w:date="2021-11-14T10:24:00Z">
            <w:rPr>
              <w:rFonts w:ascii="Huawei Sans" w:hAnsi="Huawei Sans"/>
            </w:rPr>
          </w:rPrChange>
        </w:rPr>
        <w:t>SQL</w:t>
      </w:r>
      <w:r w:rsidRPr="00D435D3">
        <w:rPr>
          <w:rFonts w:hint="eastAsia"/>
          <w:rPrChange w:id="178" w:author="ljl" w:date="2021-11-14T10:24:00Z">
            <w:rPr>
              <w:rFonts w:ascii="Huawei Sans" w:hAnsi="Huawei Sans" w:hint="eastAsia"/>
            </w:rPr>
          </w:rPrChange>
        </w:rPr>
        <w:t>语句时，为何执行的时间不同？在执行哪些类型</w:t>
      </w:r>
      <w:r w:rsidRPr="00D435D3">
        <w:rPr>
          <w:rPrChange w:id="179" w:author="ljl" w:date="2021-11-14T10:24:00Z">
            <w:rPr>
              <w:rFonts w:ascii="Huawei Sans" w:hAnsi="Huawei Sans"/>
            </w:rPr>
          </w:rPrChange>
        </w:rPr>
        <w:t>SQL</w:t>
      </w:r>
      <w:r w:rsidRPr="00D435D3">
        <w:rPr>
          <w:rFonts w:hint="eastAsia"/>
          <w:rPrChange w:id="180" w:author="ljl" w:date="2021-11-14T10:24:00Z">
            <w:rPr>
              <w:rFonts w:ascii="Huawei Sans" w:hAnsi="Huawei Sans" w:hint="eastAsia"/>
            </w:rPr>
          </w:rPrChange>
        </w:rPr>
        <w:t>时，行存表效率更高？在执行哪些类型</w:t>
      </w:r>
      <w:r w:rsidRPr="00D435D3">
        <w:rPr>
          <w:rPrChange w:id="181" w:author="ljl" w:date="2021-11-14T10:24:00Z">
            <w:rPr>
              <w:rFonts w:ascii="Huawei Sans" w:hAnsi="Huawei Sans"/>
            </w:rPr>
          </w:rPrChange>
        </w:rPr>
        <w:t>SQL</w:t>
      </w:r>
      <w:r w:rsidRPr="00D435D3">
        <w:rPr>
          <w:rFonts w:hint="eastAsia"/>
          <w:rPrChange w:id="182" w:author="ljl" w:date="2021-11-14T10:24:00Z">
            <w:rPr>
              <w:rFonts w:ascii="Huawei Sans" w:hAnsi="Huawei Sans" w:hint="eastAsia"/>
            </w:rPr>
          </w:rPrChange>
        </w:rPr>
        <w:t>时，</w:t>
      </w:r>
      <w:proofErr w:type="gramStart"/>
      <w:r w:rsidRPr="00D435D3">
        <w:rPr>
          <w:rFonts w:hint="eastAsia"/>
          <w:rPrChange w:id="183" w:author="ljl" w:date="2021-11-14T10:24:00Z">
            <w:rPr>
              <w:rFonts w:ascii="Huawei Sans" w:hAnsi="Huawei Sans" w:hint="eastAsia"/>
            </w:rPr>
          </w:rPrChange>
        </w:rPr>
        <w:t>列存表</w:t>
      </w:r>
      <w:proofErr w:type="gramEnd"/>
      <w:r w:rsidRPr="00D435D3">
        <w:rPr>
          <w:rFonts w:hint="eastAsia"/>
          <w:rPrChange w:id="184" w:author="ljl" w:date="2021-11-14T10:24:00Z">
            <w:rPr>
              <w:rFonts w:ascii="Huawei Sans" w:hAnsi="Huawei Sans" w:hint="eastAsia"/>
            </w:rPr>
          </w:rPrChange>
        </w:rPr>
        <w:t>效率更高？</w:t>
      </w:r>
    </w:p>
    <w:p w14:paraId="41459A70" w14:textId="77777777" w:rsidR="00F2256A" w:rsidRDefault="00F2256A" w:rsidP="0091272C">
      <w:pPr>
        <w:pStyle w:val="1e"/>
        <w:rPr>
          <w:ins w:id="185" w:author="ljz" w:date="2021-11-14T10:24:00Z"/>
          <w:rFonts w:hint="eastAsia"/>
        </w:rPr>
      </w:pPr>
    </w:p>
    <w:p w14:paraId="05D420DC" w14:textId="0C21F501" w:rsidR="00F2256A" w:rsidRPr="00F2256A" w:rsidRDefault="00F2256A" w:rsidP="0091272C">
      <w:pPr>
        <w:pStyle w:val="1e"/>
        <w:rPr>
          <w:ins w:id="186" w:author="ljz" w:date="2021-11-14T10:24:00Z"/>
          <w:rFonts w:hint="eastAsia"/>
        </w:rPr>
      </w:pPr>
      <w:ins w:id="187" w:author="ljz" w:date="2021-11-14T10:24:00Z">
        <w:r w:rsidRPr="00F2256A">
          <w:t>1</w:t>
        </w:r>
        <w:r>
          <w:rPr>
            <w:rFonts w:hint="eastAsia"/>
          </w:rPr>
          <w:t>-</w:t>
        </w:r>
        <w:r>
          <w:t>2</w:t>
        </w:r>
        <w:r w:rsidRPr="00F2256A">
          <w:t>.</w:t>
        </w:r>
      </w:ins>
      <w:ins w:id="188" w:author="ljl" w:date="2021-11-14T10:24:00Z">
        <w:r w:rsidR="00311CE3" w:rsidRPr="00D435D3">
          <w:rPr>
            <w:rFonts w:hint="eastAsia"/>
          </w:rPr>
          <w:t>行存表与</w:t>
        </w:r>
      </w:ins>
      <w:r w:rsidR="00311CE3" w:rsidRPr="00D435D3">
        <w:rPr>
          <w:rFonts w:hint="eastAsia"/>
          <w:rPrChange w:id="189" w:author="ljl" w:date="2021-11-14T10:24:00Z">
            <w:rPr>
              <w:rFonts w:ascii="Huawei Sans" w:hAnsi="Huawei Sans" w:hint="eastAsia"/>
            </w:rPr>
          </w:rPrChange>
        </w:rPr>
        <w:t>列</w:t>
      </w:r>
      <w:proofErr w:type="gramStart"/>
      <w:ins w:id="190" w:author="ljz" w:date="2021-11-14T10:24:00Z">
        <w:r w:rsidRPr="00F2256A">
          <w:t>比行快约</w:t>
        </w:r>
        <w:proofErr w:type="gramEnd"/>
        <w:r w:rsidRPr="00F2256A">
          <w:t>11</w:t>
        </w:r>
        <w:r w:rsidRPr="00F2256A">
          <w:t>倍</w:t>
        </w:r>
      </w:ins>
    </w:p>
    <w:p w14:paraId="35FD5849" w14:textId="38337159" w:rsidR="00F2256A" w:rsidRPr="00F2256A" w:rsidRDefault="00F2256A" w:rsidP="0091272C">
      <w:pPr>
        <w:pStyle w:val="1e"/>
        <w:rPr>
          <w:ins w:id="191" w:author="ljz" w:date="2021-11-14T10:24:00Z"/>
          <w:rFonts w:hint="eastAsia"/>
        </w:rPr>
      </w:pPr>
      <w:ins w:id="192" w:author="ljz" w:date="2021-11-14T10:24:00Z">
        <w:r>
          <w:t>3</w:t>
        </w:r>
        <w:r>
          <w:rPr>
            <w:rFonts w:hint="eastAsia"/>
          </w:rPr>
          <w:t>-</w:t>
        </w:r>
        <w:r>
          <w:t>4</w:t>
        </w:r>
        <w:r w:rsidRPr="00F2256A">
          <w:t>.</w:t>
        </w:r>
        <w:r w:rsidRPr="00F2256A">
          <w:t>列</w:t>
        </w:r>
        <w:proofErr w:type="gramStart"/>
        <w:r w:rsidRPr="00F2256A">
          <w:t>比行快约</w:t>
        </w:r>
        <w:proofErr w:type="gramEnd"/>
        <w:r w:rsidRPr="00F2256A">
          <w:t>23</w:t>
        </w:r>
        <w:r w:rsidRPr="00F2256A">
          <w:t>倍</w:t>
        </w:r>
      </w:ins>
    </w:p>
    <w:p w14:paraId="5330C37B" w14:textId="56E6D52F" w:rsidR="00F2256A" w:rsidRPr="00F2256A" w:rsidRDefault="00F2256A" w:rsidP="0091272C">
      <w:pPr>
        <w:pStyle w:val="1e"/>
        <w:rPr>
          <w:ins w:id="193" w:author="ljz" w:date="2021-11-14T10:24:00Z"/>
          <w:rFonts w:hint="eastAsia"/>
        </w:rPr>
      </w:pPr>
      <w:ins w:id="194" w:author="ljz" w:date="2021-11-14T10:24:00Z">
        <w:r>
          <w:t>4</w:t>
        </w:r>
        <w:r>
          <w:rPr>
            <w:rFonts w:hint="eastAsia"/>
          </w:rPr>
          <w:t>-</w:t>
        </w:r>
        <w:r>
          <w:t>5</w:t>
        </w:r>
        <w:r w:rsidRPr="00F2256A">
          <w:t>.</w:t>
        </w:r>
        <w:r w:rsidRPr="00F2256A">
          <w:t>行</w:t>
        </w:r>
        <w:proofErr w:type="gramStart"/>
        <w:r w:rsidRPr="00F2256A">
          <w:t>比列</w:t>
        </w:r>
        <w:proofErr w:type="gramEnd"/>
        <w:r w:rsidRPr="00F2256A">
          <w:t>快约</w:t>
        </w:r>
        <w:r w:rsidRPr="00F2256A">
          <w:t>3</w:t>
        </w:r>
        <w:r w:rsidRPr="00F2256A">
          <w:t>倍</w:t>
        </w:r>
      </w:ins>
    </w:p>
    <w:p w14:paraId="636E0C59" w14:textId="6D8D5B50" w:rsidR="00F2256A" w:rsidRPr="00F2256A" w:rsidRDefault="00F2256A" w:rsidP="0091272C">
      <w:pPr>
        <w:pStyle w:val="1e"/>
        <w:rPr>
          <w:ins w:id="195" w:author="ljz" w:date="2021-11-14T10:24:00Z"/>
          <w:rFonts w:hint="eastAsia"/>
        </w:rPr>
      </w:pPr>
      <w:ins w:id="196" w:author="ljz" w:date="2021-11-14T10:24:00Z">
        <w:r>
          <w:t>7</w:t>
        </w:r>
        <w:r>
          <w:rPr>
            <w:rFonts w:hint="eastAsia"/>
          </w:rPr>
          <w:t>-</w:t>
        </w:r>
        <w:r>
          <w:t>8</w:t>
        </w:r>
        <w:r w:rsidRPr="00F2256A">
          <w:t>.</w:t>
        </w:r>
        <w:r w:rsidRPr="00F2256A">
          <w:t>行</w:t>
        </w:r>
        <w:proofErr w:type="gramStart"/>
        <w:r w:rsidRPr="00F2256A">
          <w:t>比列</w:t>
        </w:r>
        <w:proofErr w:type="gramEnd"/>
        <w:r w:rsidRPr="00F2256A">
          <w:t>快约</w:t>
        </w:r>
        <w:r w:rsidRPr="00F2256A">
          <w:t>20</w:t>
        </w:r>
        <w:r w:rsidRPr="00F2256A">
          <w:t>倍</w:t>
        </w:r>
      </w:ins>
    </w:p>
    <w:p w14:paraId="0091F749" w14:textId="31A46A54" w:rsidR="00F2256A" w:rsidRPr="00304832" w:rsidRDefault="00F2256A" w:rsidP="0091272C">
      <w:pPr>
        <w:pStyle w:val="1e"/>
        <w:rPr>
          <w:ins w:id="197" w:author="ljz" w:date="2021-11-14T10:24:00Z"/>
          <w:rFonts w:hint="eastAsia"/>
        </w:rPr>
      </w:pPr>
      <w:ins w:id="198" w:author="ljz" w:date="2021-11-14T10:24:00Z">
        <w:r w:rsidRPr="00F2256A">
          <w:rPr>
            <w:rFonts w:hint="eastAsia"/>
          </w:rPr>
          <w:t>在</w:t>
        </w:r>
        <w:r w:rsidRPr="00F2256A">
          <w:t>1-4</w:t>
        </w:r>
        <w:r w:rsidRPr="00F2256A">
          <w:t>图中，存在年份</w:t>
        </w:r>
        <w:r w:rsidRPr="00F2256A">
          <w:t>date</w:t>
        </w:r>
        <w:r w:rsidRPr="00F2256A">
          <w:t>数据的判定和价钱</w:t>
        </w:r>
        <w:r w:rsidRPr="00F2256A">
          <w:t>numeric</w:t>
        </w:r>
        <w:r w:rsidRPr="00F2256A">
          <w:t>数据的相加或平均值，行存储需要读完所有数据，存在冗余列。而列存储只需要读取两列数据，不存在冗余性问题。并且列存储的每一列数据类型是同质的，不存在二义性问题。比如说价格数据类型为浮点数</w:t>
        </w:r>
        <w:r w:rsidRPr="00F2256A">
          <w:t>(numeric)</w:t>
        </w:r>
        <w:r w:rsidRPr="00F2256A">
          <w:t>，那么它的数据集合一定是浮点数数据。这种情况使数据解析变得十分容易。相比之下，行存储则要复杂得多，因为在一行记录中保存了多种类型的数据，数据解析需要在多种数据类型之间频繁转换，这个操作很消耗</w:t>
        </w:r>
        <w:r w:rsidRPr="00F2256A">
          <w:t>CPU</w:t>
        </w:r>
        <w:r w:rsidRPr="00F2256A">
          <w:t>，增加了解析的时间。所以，</w:t>
        </w:r>
        <w:r w:rsidR="00304832">
          <w:rPr>
            <w:rFonts w:hint="eastAsia"/>
          </w:rPr>
          <w:t>此时</w:t>
        </w:r>
        <w:r w:rsidRPr="00F2256A">
          <w:t>列存储的解析过程更有利于分析</w:t>
        </w:r>
        <w:r w:rsidRPr="00F2256A">
          <w:rPr>
            <w:rFonts w:hint="eastAsia"/>
          </w:rPr>
          <w:t>数据。</w:t>
        </w:r>
      </w:ins>
    </w:p>
    <w:p w14:paraId="7AC852B4" w14:textId="77777777" w:rsidR="00F2256A" w:rsidRPr="00F2256A" w:rsidRDefault="00F2256A" w:rsidP="0091272C">
      <w:pPr>
        <w:pStyle w:val="1e"/>
        <w:rPr>
          <w:ins w:id="199" w:author="ljz" w:date="2021-11-14T10:24:00Z"/>
          <w:rFonts w:hint="eastAsia"/>
        </w:rPr>
      </w:pPr>
      <w:ins w:id="200" w:author="ljz" w:date="2021-11-14T10:24:00Z">
        <w:r w:rsidRPr="00F2256A">
          <w:rPr>
            <w:rFonts w:hint="eastAsia"/>
          </w:rPr>
          <w:t>在</w:t>
        </w:r>
        <w:r w:rsidRPr="00F2256A">
          <w:t>5-8</w:t>
        </w:r>
        <w:r w:rsidRPr="00F2256A">
          <w:t>图中</w:t>
        </w:r>
      </w:ins>
    </w:p>
    <w:p w14:paraId="7219C384" w14:textId="655C77B6" w:rsidR="00F2256A" w:rsidRPr="00F2256A" w:rsidRDefault="00F2256A" w:rsidP="0091272C">
      <w:pPr>
        <w:pStyle w:val="1e"/>
        <w:rPr>
          <w:ins w:id="201" w:author="ljz" w:date="2021-11-14T10:24:00Z"/>
          <w:rFonts w:hint="eastAsia"/>
        </w:rPr>
      </w:pPr>
      <w:ins w:id="202" w:author="ljz" w:date="2021-11-14T10:24:00Z">
        <w:r w:rsidRPr="00F2256A">
          <w:rPr>
            <w:rFonts w:hint="eastAsia"/>
          </w:rPr>
          <w:t>行存储只需要读取每行的</w:t>
        </w:r>
        <w:proofErr w:type="spellStart"/>
        <w:r w:rsidRPr="00F2256A">
          <w:t>order_id</w:t>
        </w:r>
        <w:proofErr w:type="spellEnd"/>
        <w:r w:rsidRPr="00F2256A">
          <w:t>，相当于读一列完成</w:t>
        </w:r>
        <w:r w:rsidR="00304832">
          <w:rPr>
            <w:rFonts w:hint="eastAsia"/>
          </w:rPr>
          <w:t>；</w:t>
        </w:r>
      </w:ins>
    </w:p>
    <w:p w14:paraId="3EFCEF02" w14:textId="69C433FA" w:rsidR="006854E3" w:rsidRDefault="00F2256A" w:rsidP="0091272C">
      <w:pPr>
        <w:pStyle w:val="1e"/>
        <w:rPr>
          <w:rPrChange w:id="203" w:author="ljl" w:date="2021-11-14T10:24:00Z">
            <w:rPr>
              <w:rFonts w:ascii="Huawei Sans" w:hAnsi="Huawei Sans"/>
            </w:rPr>
          </w:rPrChange>
        </w:rPr>
      </w:pPr>
      <w:ins w:id="204" w:author="ljz" w:date="2021-11-14T10:24:00Z">
        <w:r w:rsidRPr="00F2256A">
          <w:rPr>
            <w:rFonts w:hint="eastAsia"/>
          </w:rPr>
          <w:lastRenderedPageBreak/>
          <w:t>列存储需要读取</w:t>
        </w:r>
        <w:proofErr w:type="spellStart"/>
        <w:r w:rsidRPr="00F2256A">
          <w:t>order_id</w:t>
        </w:r>
        <w:proofErr w:type="spellEnd"/>
        <w:r w:rsidRPr="00F2256A">
          <w:t>列，再读取</w:t>
        </w:r>
        <w:proofErr w:type="spellStart"/>
        <w:r w:rsidRPr="00F2256A">
          <w:t>order_price</w:t>
        </w:r>
        <w:proofErr w:type="spellEnd"/>
        <w:r w:rsidRPr="00F2256A">
          <w:t>列，在读取上花时就比行存储用时多，再加上列存储的修改和添加数据意味着磁头调度次数多，而磁头调度是需要时间的，一般在</w:t>
        </w:r>
        <w:r w:rsidRPr="00F2256A">
          <w:t>1ms~10ms</w:t>
        </w:r>
        <w:r w:rsidRPr="00F2256A">
          <w:t>，再加上磁头需要在盘片上移动和定位花费的时间，实际时间消耗会更大</w:t>
        </w:r>
        <w:r>
          <w:rPr>
            <w:rFonts w:hint="eastAsia"/>
          </w:rPr>
          <w:t>。</w:t>
        </w:r>
      </w:ins>
    </w:p>
    <w:p w14:paraId="4C35C003" w14:textId="45141C4A" w:rsidR="00F2256A" w:rsidRDefault="00F2256A" w:rsidP="0091272C">
      <w:pPr>
        <w:pStyle w:val="1e"/>
        <w:rPr>
          <w:ins w:id="205" w:author="ljz" w:date="2021-11-14T10:24:00Z"/>
          <w:rFonts w:hint="eastAsia"/>
        </w:rPr>
      </w:pPr>
    </w:p>
    <w:p w14:paraId="2F8E1D9F" w14:textId="59F1B3D1" w:rsidR="00F2256A" w:rsidRDefault="00F2256A" w:rsidP="0091272C">
      <w:pPr>
        <w:pStyle w:val="1e"/>
        <w:rPr>
          <w:rFonts w:hint="eastAsia"/>
        </w:rPr>
      </w:pPr>
      <w:ins w:id="206" w:author="ljz" w:date="2021-11-14T10:24:00Z">
        <w:r>
          <w:rPr>
            <w:rFonts w:hint="eastAsia"/>
          </w:rPr>
          <w:t>总而言之，如果</w:t>
        </w:r>
        <w:r w:rsidRPr="00F2256A">
          <w:rPr>
            <w:rFonts w:hint="eastAsia"/>
          </w:rPr>
          <w:t>关注</w:t>
        </w:r>
        <w:proofErr w:type="gramStart"/>
        <w:r w:rsidRPr="00F2256A">
          <w:rPr>
            <w:rFonts w:hint="eastAsia"/>
          </w:rPr>
          <w:t>整张表</w:t>
        </w:r>
        <w:proofErr w:type="gramEnd"/>
        <w:r w:rsidRPr="00F2256A">
          <w:rPr>
            <w:rFonts w:hint="eastAsia"/>
          </w:rPr>
          <w:t>的内容，而不是单独某几列，并且所关注的内容是不需要通过任何聚集运算的，那么推荐使用行式存储</w:t>
        </w:r>
        <w:r>
          <w:rPr>
            <w:rFonts w:hint="eastAsia"/>
          </w:rPr>
          <w:t>，效率更高。反之，</w:t>
        </w:r>
        <w:r w:rsidRPr="00F2256A">
          <w:rPr>
            <w:rFonts w:hint="eastAsia"/>
          </w:rPr>
          <w:t>关注的都是某几列的内容，或者有频繁聚集需要的，通过聚集之后进行数据分析的表</w:t>
        </w:r>
        <w:r>
          <w:rPr>
            <w:rFonts w:hint="eastAsia"/>
          </w:rPr>
          <w:t>那么用列存储效率更高。</w:t>
        </w:r>
      </w:ins>
    </w:p>
    <w:p w14:paraId="6312AFA9" w14:textId="77777777" w:rsidR="004C056A" w:rsidRPr="00F2256A" w:rsidRDefault="004C056A" w:rsidP="0091272C">
      <w:pPr>
        <w:pStyle w:val="1e"/>
        <w:rPr>
          <w:ins w:id="207" w:author="ljz" w:date="2021-11-14T10:24:00Z"/>
          <w:rFonts w:ascii="Huawei Sans" w:hAnsi="Huawei Sans" w:cs="Huawei Sans"/>
        </w:rPr>
      </w:pPr>
      <w:ins w:id="208" w:author="ljz" w:date="2021-11-14T10:24:00Z">
        <w:r w:rsidRPr="00F2256A">
          <w:rPr>
            <w:rFonts w:ascii="Huawei Sans" w:hAnsi="Huawei Sans" w:cs="Huawei Sans" w:hint="eastAsia"/>
          </w:rPr>
          <w:t>数据读取</w:t>
        </w:r>
      </w:ins>
      <w:ins w:id="209" w:author="ljl" w:date="2021-11-14T10:24:00Z">
        <w:r w:rsidRPr="00D435D3">
          <w:rPr>
            <w:rFonts w:hint="eastAsia"/>
          </w:rPr>
          <w:t>存表在执行相同的</w:t>
        </w:r>
        <w:r w:rsidRPr="00D435D3">
          <w:t>SQL</w:t>
        </w:r>
        <w:r w:rsidRPr="00D435D3">
          <w:t>语句</w:t>
        </w:r>
      </w:ins>
      <w:r w:rsidRPr="00D435D3">
        <w:rPr>
          <w:rFonts w:hint="eastAsia"/>
          <w:rPrChange w:id="210" w:author="ljl" w:date="2021-11-14T10:24:00Z">
            <w:rPr>
              <w:rFonts w:ascii="Huawei Sans" w:hAnsi="Huawei Sans" w:hint="eastAsia"/>
            </w:rPr>
          </w:rPrChange>
        </w:rPr>
        <w:t>时</w:t>
      </w:r>
      <w:r>
        <w:rPr>
          <w:rFonts w:hint="eastAsia"/>
          <w:rPrChange w:id="211" w:author="ljl" w:date="2021-11-14T10:24:00Z">
            <w:rPr>
              <w:rFonts w:ascii="Huawei Sans" w:hAnsi="Huawei Sans" w:hint="eastAsia"/>
            </w:rPr>
          </w:rPrChange>
        </w:rPr>
        <w:t>，</w:t>
      </w:r>
      <w:ins w:id="212" w:author="ljl" w:date="2021-11-14T10:24:00Z">
        <w:r>
          <w:rPr>
            <w:rFonts w:hint="eastAsia"/>
          </w:rPr>
          <w:t>执行时间不同。因为</w:t>
        </w:r>
      </w:ins>
      <w:r>
        <w:rPr>
          <w:rFonts w:hint="eastAsia"/>
          <w:rPrChange w:id="213" w:author="ljl" w:date="2021-11-14T10:24:00Z">
            <w:rPr>
              <w:rFonts w:ascii="Huawei Sans" w:hAnsi="Huawei Sans" w:hint="eastAsia"/>
            </w:rPr>
          </w:rPrChange>
        </w:rPr>
        <w:t>行存储</w:t>
      </w:r>
      <w:ins w:id="214" w:author="ljz" w:date="2021-11-14T10:24:00Z">
        <w:r w:rsidRPr="00F2256A">
          <w:rPr>
            <w:rFonts w:ascii="Huawei Sans" w:hAnsi="Huawei Sans" w:cs="Huawei Sans" w:hint="eastAsia"/>
          </w:rPr>
          <w:t>通常将一行数据完全读出</w:t>
        </w:r>
      </w:ins>
      <w:ins w:id="215" w:author="ljl" w:date="2021-11-14T10:24:00Z">
        <w:r>
          <w:rPr>
            <w:rFonts w:hint="eastAsia"/>
          </w:rPr>
          <w:t>是一次性完成的</w:t>
        </w:r>
      </w:ins>
      <w:r>
        <w:rPr>
          <w:rFonts w:hint="eastAsia"/>
          <w:rPrChange w:id="216" w:author="ljl" w:date="2021-11-14T10:24:00Z">
            <w:rPr>
              <w:rFonts w:ascii="Huawei Sans" w:hAnsi="Huawei Sans" w:hint="eastAsia"/>
            </w:rPr>
          </w:rPrChange>
        </w:rPr>
        <w:t>，而列存储</w:t>
      </w:r>
      <w:ins w:id="217" w:author="ljl" w:date="2021-11-14T10:24:00Z">
        <w:r>
          <w:rPr>
            <w:rFonts w:hint="eastAsia"/>
          </w:rPr>
          <w:t>在</w:t>
        </w:r>
      </w:ins>
      <w:r>
        <w:rPr>
          <w:rFonts w:hint="eastAsia"/>
          <w:rPrChange w:id="218" w:author="ljl" w:date="2021-11-14T10:24:00Z">
            <w:rPr>
              <w:rFonts w:ascii="Huawei Sans" w:hAnsi="Huawei Sans" w:hint="eastAsia"/>
            </w:rPr>
          </w:rPrChange>
        </w:rPr>
        <w:t>每次读取的数据是集合</w:t>
      </w:r>
      <w:ins w:id="219" w:author="ljl" w:date="2021-11-14T10:24:00Z">
        <w:r>
          <w:rPr>
            <w:rFonts w:hint="eastAsia"/>
          </w:rPr>
          <w:t>中</w:t>
        </w:r>
      </w:ins>
      <w:r>
        <w:rPr>
          <w:rFonts w:hint="eastAsia"/>
          <w:rPrChange w:id="220" w:author="ljl" w:date="2021-11-14T10:24:00Z">
            <w:rPr>
              <w:rFonts w:ascii="Huawei Sans" w:hAnsi="Huawei Sans" w:hint="eastAsia"/>
            </w:rPr>
          </w:rPrChange>
        </w:rPr>
        <w:t>的一段或者全部。</w:t>
      </w:r>
    </w:p>
    <w:p w14:paraId="288C49C5" w14:textId="32061B95" w:rsidR="004C056A" w:rsidRDefault="004C056A" w:rsidP="0091272C">
      <w:pPr>
        <w:pStyle w:val="1e"/>
        <w:rPr>
          <w:rFonts w:hint="eastAsia"/>
        </w:rPr>
      </w:pPr>
    </w:p>
    <w:p w14:paraId="2F5D00F1" w14:textId="12A2DE48" w:rsidR="004C056A" w:rsidRPr="004C056A" w:rsidRDefault="004C056A" w:rsidP="0091272C">
      <w:pPr>
        <w:pStyle w:val="1e"/>
        <w:rPr>
          <w:ins w:id="221" w:author="ljz" w:date="2021-11-14T10:24:00Z"/>
          <w:rFonts w:ascii="Huawei Sans" w:hAnsi="Huawei Sans" w:cs="Huawei Sans"/>
        </w:rPr>
      </w:pPr>
      <w:ins w:id="222" w:author="ljz" w:date="2021-11-14T10:24:00Z">
        <w:r w:rsidRPr="00F2256A">
          <w:rPr>
            <w:rFonts w:ascii="Huawei Sans" w:hAnsi="Huawei Sans" w:cs="Huawei Sans" w:hint="eastAsia"/>
          </w:rPr>
          <w:t>数据读取</w:t>
        </w:r>
      </w:ins>
      <w:ins w:id="223" w:author="ljl" w:date="2021-11-14T10:24:00Z">
        <w:r w:rsidRPr="00D435D3">
          <w:rPr>
            <w:rFonts w:hint="eastAsia"/>
          </w:rPr>
          <w:t>存表在执行相同的</w:t>
        </w:r>
        <w:r w:rsidRPr="00D435D3">
          <w:t>SQL</w:t>
        </w:r>
        <w:r w:rsidRPr="00D435D3">
          <w:t>语句</w:t>
        </w:r>
      </w:ins>
      <w:r w:rsidRPr="00D435D3">
        <w:rPr>
          <w:rFonts w:hint="eastAsia"/>
          <w:rPrChange w:id="224" w:author="ljl" w:date="2021-11-14T10:24:00Z">
            <w:rPr>
              <w:rFonts w:ascii="Huawei Sans" w:hAnsi="Huawei Sans" w:hint="eastAsia"/>
            </w:rPr>
          </w:rPrChange>
        </w:rPr>
        <w:t>时</w:t>
      </w:r>
      <w:r>
        <w:rPr>
          <w:rFonts w:hint="eastAsia"/>
          <w:rPrChange w:id="225" w:author="ljl" w:date="2021-11-14T10:24:00Z">
            <w:rPr>
              <w:rFonts w:ascii="Huawei Sans" w:hAnsi="Huawei Sans" w:hint="eastAsia"/>
            </w:rPr>
          </w:rPrChange>
        </w:rPr>
        <w:t>，</w:t>
      </w:r>
      <w:ins w:id="226" w:author="ljl" w:date="2021-11-14T10:24:00Z">
        <w:r>
          <w:rPr>
            <w:rFonts w:hint="eastAsia"/>
          </w:rPr>
          <w:t>执行时间不同。因为</w:t>
        </w:r>
      </w:ins>
      <w:r>
        <w:rPr>
          <w:rFonts w:hint="eastAsia"/>
          <w:rPrChange w:id="227" w:author="ljl" w:date="2021-11-14T10:24:00Z">
            <w:rPr>
              <w:rFonts w:ascii="Huawei Sans" w:hAnsi="Huawei Sans" w:hint="eastAsia"/>
            </w:rPr>
          </w:rPrChange>
        </w:rPr>
        <w:t>行存储</w:t>
      </w:r>
      <w:ins w:id="228" w:author="ljz" w:date="2021-11-14T10:24:00Z">
        <w:r w:rsidRPr="00F2256A">
          <w:rPr>
            <w:rFonts w:ascii="Huawei Sans" w:hAnsi="Huawei Sans" w:cs="Huawei Sans" w:hint="eastAsia"/>
          </w:rPr>
          <w:t>通常将一行数据完全读出</w:t>
        </w:r>
      </w:ins>
      <w:ins w:id="229" w:author="ljl" w:date="2021-11-14T10:24:00Z">
        <w:r>
          <w:rPr>
            <w:rFonts w:hint="eastAsia"/>
          </w:rPr>
          <w:t>是一次性完成的</w:t>
        </w:r>
      </w:ins>
      <w:r>
        <w:rPr>
          <w:rFonts w:hint="eastAsia"/>
          <w:rPrChange w:id="230" w:author="ljl" w:date="2021-11-14T10:24:00Z">
            <w:rPr>
              <w:rFonts w:ascii="Huawei Sans" w:hAnsi="Huawei Sans" w:hint="eastAsia"/>
            </w:rPr>
          </w:rPrChange>
        </w:rPr>
        <w:t>，而列存储</w:t>
      </w:r>
      <w:ins w:id="231" w:author="ljl" w:date="2021-11-14T10:24:00Z">
        <w:r>
          <w:rPr>
            <w:rFonts w:hint="eastAsia"/>
          </w:rPr>
          <w:t>在</w:t>
        </w:r>
      </w:ins>
      <w:r>
        <w:rPr>
          <w:rFonts w:hint="eastAsia"/>
          <w:rPrChange w:id="232" w:author="ljl" w:date="2021-11-14T10:24:00Z">
            <w:rPr>
              <w:rFonts w:ascii="Huawei Sans" w:hAnsi="Huawei Sans" w:hint="eastAsia"/>
            </w:rPr>
          </w:rPrChange>
        </w:rPr>
        <w:t>每次读取的数据是集合</w:t>
      </w:r>
      <w:ins w:id="233" w:author="ljl" w:date="2021-11-14T10:24:00Z">
        <w:r>
          <w:rPr>
            <w:rFonts w:hint="eastAsia"/>
          </w:rPr>
          <w:t>中</w:t>
        </w:r>
      </w:ins>
      <w:r>
        <w:rPr>
          <w:rFonts w:hint="eastAsia"/>
          <w:rPrChange w:id="234" w:author="ljl" w:date="2021-11-14T10:24:00Z">
            <w:rPr>
              <w:rFonts w:ascii="Huawei Sans" w:hAnsi="Huawei Sans" w:hint="eastAsia"/>
            </w:rPr>
          </w:rPrChange>
        </w:rPr>
        <w:t>的一段或者全部。</w:t>
      </w:r>
    </w:p>
    <w:p w14:paraId="5985160C" w14:textId="31BCE9D8" w:rsidR="00311CE3" w:rsidRDefault="00311CE3" w:rsidP="0091272C">
      <w:pPr>
        <w:pStyle w:val="1e"/>
        <w:rPr>
          <w:ins w:id="235" w:author="ljl" w:date="2021-11-14T10:24:00Z"/>
          <w:rFonts w:hint="eastAsia"/>
        </w:rPr>
      </w:pPr>
      <w:ins w:id="236" w:author="ljl" w:date="2021-11-14T10:24:00Z">
        <w:r>
          <w:rPr>
            <w:rFonts w:hint="eastAsia"/>
          </w:rPr>
          <w:t>在执行数据查询和修改数据类型的</w:t>
        </w:r>
        <w:r>
          <w:rPr>
            <w:rFonts w:hint="eastAsia"/>
          </w:rPr>
          <w:t>S</w:t>
        </w:r>
        <w:r>
          <w:t>QL</w:t>
        </w:r>
        <w:r>
          <w:rPr>
            <w:rFonts w:hint="eastAsia"/>
          </w:rPr>
          <w:t>时，行存表效率更高。</w:t>
        </w:r>
      </w:ins>
    </w:p>
    <w:p w14:paraId="776CCA7C" w14:textId="44212367" w:rsidR="00311CE3" w:rsidRDefault="00311CE3" w:rsidP="0091272C">
      <w:pPr>
        <w:pStyle w:val="1e"/>
        <w:rPr>
          <w:ins w:id="237" w:author="ljl" w:date="2021-11-14T10:24:00Z"/>
          <w:rFonts w:hint="eastAsia"/>
        </w:rPr>
      </w:pPr>
      <w:ins w:id="238" w:author="ljl" w:date="2021-11-14T10:24:00Z">
        <w:r>
          <w:rPr>
            <w:rFonts w:hint="eastAsia"/>
          </w:rPr>
          <w:t>在执行总和查询和平均值查询的</w:t>
        </w:r>
        <w:r>
          <w:t>SQL</w:t>
        </w:r>
        <w:r>
          <w:rPr>
            <w:rFonts w:hint="eastAsia"/>
          </w:rPr>
          <w:t>时，</w:t>
        </w:r>
        <w:proofErr w:type="gramStart"/>
        <w:r>
          <w:rPr>
            <w:rFonts w:hint="eastAsia"/>
          </w:rPr>
          <w:t>列存表</w:t>
        </w:r>
        <w:proofErr w:type="gramEnd"/>
        <w:r>
          <w:rPr>
            <w:rFonts w:hint="eastAsia"/>
          </w:rPr>
          <w:t>效率更高。</w:t>
        </w:r>
      </w:ins>
    </w:p>
    <w:p w14:paraId="0869E9FC" w14:textId="77777777" w:rsidR="006854E3" w:rsidRPr="00821855" w:rsidRDefault="006854E3" w:rsidP="0091272C">
      <w:pPr>
        <w:pStyle w:val="1e"/>
        <w:rPr>
          <w:rFonts w:hint="eastAsia"/>
        </w:rPr>
      </w:pPr>
    </w:p>
    <w:p w14:paraId="62421C3F" w14:textId="77777777" w:rsidR="006854E3" w:rsidRDefault="006854E3" w:rsidP="0091272C">
      <w:pPr>
        <w:pStyle w:val="1e"/>
        <w:rPr>
          <w:rPrChange w:id="239" w:author="ljl" w:date="2021-11-14T10:24:00Z">
            <w:rPr>
              <w:rFonts w:ascii="Huawei Sans" w:hAnsi="Huawei Sans"/>
            </w:rPr>
          </w:rPrChange>
        </w:rPr>
      </w:pPr>
    </w:p>
    <w:p w14:paraId="1D428377" w14:textId="18B6749E" w:rsidR="006854E3" w:rsidRDefault="006854E3" w:rsidP="0091272C">
      <w:pPr>
        <w:pStyle w:val="1e"/>
        <w:rPr>
          <w:ins w:id="240" w:author="ljz" w:date="2021-11-14T10:24:00Z"/>
          <w:rFonts w:ascii="Huawei Sans" w:hAnsi="Huawei Sans" w:cs="Huawei Sans"/>
        </w:rPr>
      </w:pPr>
      <w:r w:rsidRPr="00D435D3">
        <w:rPr>
          <w:rFonts w:hint="eastAsia"/>
          <w:rPrChange w:id="241" w:author="ljl" w:date="2021-11-14T10:24:00Z">
            <w:rPr>
              <w:rFonts w:ascii="Huawei Sans" w:hAnsi="Huawei Sans" w:hint="eastAsia"/>
            </w:rPr>
          </w:rPrChange>
        </w:rPr>
        <w:t>实践思考题</w:t>
      </w:r>
      <w:r w:rsidRPr="00D435D3">
        <w:rPr>
          <w:rPrChange w:id="242" w:author="ljl" w:date="2021-11-14T10:24:00Z">
            <w:rPr>
              <w:rFonts w:ascii="Huawei Sans" w:hAnsi="Huawei Sans"/>
            </w:rPr>
          </w:rPrChange>
        </w:rPr>
        <w:t>2</w:t>
      </w:r>
      <w:r>
        <w:rPr>
          <w:rFonts w:hint="eastAsia"/>
          <w:rPrChange w:id="243" w:author="ljl" w:date="2021-11-14T10:24:00Z">
            <w:rPr>
              <w:rFonts w:ascii="Huawei Sans" w:hAnsi="Huawei Sans" w:hint="eastAsia"/>
            </w:rPr>
          </w:rPrChange>
        </w:rPr>
        <w:t>：</w:t>
      </w:r>
      <w:r w:rsidRPr="00D435D3">
        <w:rPr>
          <w:rFonts w:hint="eastAsia"/>
          <w:rPrChange w:id="244" w:author="ljl" w:date="2021-11-14T10:24:00Z">
            <w:rPr>
              <w:rFonts w:ascii="Huawei Sans" w:hAnsi="Huawei Sans" w:hint="eastAsia"/>
            </w:rPr>
          </w:rPrChange>
        </w:rPr>
        <w:t>全量物化视图与增量物化视图有哪些差别？</w:t>
      </w:r>
    </w:p>
    <w:p w14:paraId="1BAC6C45" w14:textId="77777777" w:rsidR="00C27C08" w:rsidRDefault="00C27C08" w:rsidP="0091272C">
      <w:pPr>
        <w:pStyle w:val="1e"/>
        <w:rPr>
          <w:ins w:id="245" w:author="ljl" w:date="2021-11-14T10:24:00Z"/>
          <w:rFonts w:hint="eastAsia"/>
        </w:rPr>
      </w:pPr>
      <w:ins w:id="246" w:author="ljl" w:date="2021-11-14T10:24:00Z">
        <w:r>
          <w:rPr>
            <w:rFonts w:hint="eastAsia"/>
          </w:rPr>
          <w:t>全量物化视图只能支持对于创建好的区划</w:t>
        </w:r>
        <w:proofErr w:type="gramStart"/>
        <w:r>
          <w:rPr>
            <w:rFonts w:hint="eastAsia"/>
          </w:rPr>
          <w:t>试图做全量</w:t>
        </w:r>
        <w:proofErr w:type="gramEnd"/>
        <w:r>
          <w:rPr>
            <w:rFonts w:hint="eastAsia"/>
          </w:rPr>
          <w:t>更新，但是不能</w:t>
        </w:r>
        <w:proofErr w:type="gramStart"/>
        <w:r>
          <w:rPr>
            <w:rFonts w:hint="eastAsia"/>
          </w:rPr>
          <w:t>支持做</w:t>
        </w:r>
        <w:proofErr w:type="gramEnd"/>
        <w:r>
          <w:rPr>
            <w:rFonts w:hint="eastAsia"/>
          </w:rPr>
          <w:t>增量更新。创建全量物化视图语法和</w:t>
        </w:r>
        <w:r>
          <w:rPr>
            <w:rFonts w:hint="eastAsia"/>
          </w:rPr>
          <w:t>C</w:t>
        </w:r>
        <w:r>
          <w:t xml:space="preserve">REATE TABLE AS </w:t>
        </w:r>
        <w:r>
          <w:rPr>
            <w:rFonts w:hint="eastAsia"/>
          </w:rPr>
          <w:t>语法不一样，不能支持对全量物化指定的</w:t>
        </w:r>
        <w:proofErr w:type="spellStart"/>
        <w:r>
          <w:rPr>
            <w:rFonts w:hint="eastAsia"/>
          </w:rPr>
          <w:t>Node</w:t>
        </w:r>
        <w:r>
          <w:t>Group</w:t>
        </w:r>
        <w:proofErr w:type="spellEnd"/>
        <w:r>
          <w:rPr>
            <w:rFonts w:hint="eastAsia"/>
          </w:rPr>
          <w:t>创建</w:t>
        </w:r>
      </w:ins>
    </w:p>
    <w:p w14:paraId="21E30753" w14:textId="01EB8B07" w:rsidR="00C27C08" w:rsidRDefault="00C27C08" w:rsidP="0091272C">
      <w:pPr>
        <w:pStyle w:val="1e"/>
        <w:rPr>
          <w:del w:id="247" w:author="ljl" w:date="2021-11-14T10:24:00Z"/>
          <w:rPrChange w:id="248" w:author="ljl" w:date="2021-11-14T10:24:00Z">
            <w:rPr>
              <w:del w:id="249" w:author="ljl" w:date="2021-11-14T10:24:00Z"/>
              <w:rFonts w:ascii="Huawei Sans" w:hAnsi="Huawei Sans"/>
            </w:rPr>
          </w:rPrChange>
        </w:rPr>
      </w:pPr>
      <w:r w:rsidRPr="00C27C08">
        <w:rPr>
          <w:rFonts w:hint="eastAsia"/>
        </w:rPr>
        <w:t>增量物化视图顾名思义就是可以对物化视图增量刷新，需要用户手动执行语句完成对物化视图在一段时间内的增量数据进行刷新。</w:t>
      </w:r>
    </w:p>
    <w:p w14:paraId="2B108F08" w14:textId="354BEA2B" w:rsidR="00D15D56" w:rsidRDefault="00D15D56" w:rsidP="0091272C">
      <w:pPr>
        <w:pStyle w:val="1e"/>
        <w:rPr>
          <w:ins w:id="250" w:author="ljl" w:date="2021-11-14T10:24:00Z"/>
          <w:rFonts w:hint="eastAsia"/>
        </w:rPr>
      </w:pPr>
    </w:p>
    <w:p w14:paraId="3C63394E" w14:textId="10C6329F" w:rsidR="00D15D56" w:rsidRDefault="00D15D56" w:rsidP="0091272C">
      <w:pPr>
        <w:pStyle w:val="1e"/>
        <w:rPr>
          <w:ins w:id="251" w:author="ljl" w:date="2021-11-14T10:24:00Z"/>
          <w:rFonts w:hint="eastAsia"/>
        </w:rPr>
      </w:pPr>
      <w:ins w:id="252" w:author="ljl" w:date="2021-11-14T10:24:00Z">
        <w:r>
          <w:rPr>
            <w:rFonts w:hint="eastAsia"/>
          </w:rPr>
          <w:t>这两者不同的地方就是增量物化视图所支持的场景较小，物化视图创建的语句也只是支持及表扫描语句或者</w:t>
        </w:r>
        <w:r>
          <w:rPr>
            <w:rFonts w:hint="eastAsia"/>
          </w:rPr>
          <w:t>U</w:t>
        </w:r>
        <w:r>
          <w:t>NION ALL</w:t>
        </w:r>
        <w:r>
          <w:rPr>
            <w:rFonts w:hint="eastAsia"/>
          </w:rPr>
          <w:t>语句。</w:t>
        </w:r>
      </w:ins>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91272C">
      <w:pPr>
        <w:pStyle w:val="1e"/>
        <w:rPr>
          <w:rPrChange w:id="253" w:author="ljl" w:date="2021-11-14T10:24:00Z">
            <w:rPr>
              <w:rFonts w:ascii="Huawei Sans" w:hAnsi="Huawei Sans"/>
            </w:rPr>
          </w:rPrChange>
        </w:rPr>
      </w:pPr>
      <w:r w:rsidRPr="009639AD">
        <w:rPr>
          <w:rFonts w:hint="eastAsia"/>
          <w:rPrChange w:id="254" w:author="ljl" w:date="2021-11-14T10:24:00Z">
            <w:rPr>
              <w:rFonts w:ascii="Huawei Sans" w:hAnsi="Huawei Sans" w:hint="eastAsia"/>
            </w:rPr>
          </w:rPrChange>
        </w:rPr>
        <w:t>任务</w:t>
      </w:r>
      <w:proofErr w:type="gramStart"/>
      <w:r w:rsidRPr="009639AD">
        <w:rPr>
          <w:rFonts w:hint="eastAsia"/>
          <w:rPrChange w:id="255" w:author="ljl" w:date="2021-11-14T10:24:00Z">
            <w:rPr>
              <w:rFonts w:ascii="Huawei Sans" w:hAnsi="Huawei Sans" w:hint="eastAsia"/>
            </w:rPr>
          </w:rPrChange>
        </w:rPr>
        <w:t>一</w:t>
      </w:r>
      <w:proofErr w:type="gramEnd"/>
      <w:r w:rsidRPr="009639AD">
        <w:rPr>
          <w:rFonts w:hint="eastAsia"/>
          <w:rPrChange w:id="256" w:author="ljl" w:date="2021-11-14T10:24:00Z">
            <w:rPr>
              <w:rFonts w:ascii="Huawei Sans" w:hAnsi="Huawei Sans" w:hint="eastAsia"/>
            </w:rPr>
          </w:rPrChange>
        </w:rPr>
        <w:t>：</w:t>
      </w:r>
      <w:r w:rsidRPr="000E2D1D">
        <w:rPr>
          <w:rFonts w:hint="eastAsia"/>
          <w:rPrChange w:id="257" w:author="ljl" w:date="2021-11-14T10:24:00Z">
            <w:rPr>
              <w:rFonts w:ascii="Huawei Sans" w:hAnsi="Huawei Sans" w:hint="eastAsia"/>
            </w:rPr>
          </w:rPrChange>
        </w:rPr>
        <w:t>使用</w:t>
      </w:r>
      <w:r w:rsidRPr="000E2D1D">
        <w:rPr>
          <w:rPrChange w:id="258" w:author="ljl" w:date="2021-11-14T10:24:00Z">
            <w:rPr>
              <w:rFonts w:ascii="Huawei Sans" w:hAnsi="Huawei Sans"/>
            </w:rPr>
          </w:rPrChange>
        </w:rPr>
        <w:t>X-Tuner</w:t>
      </w:r>
      <w:r w:rsidRPr="000E2D1D">
        <w:rPr>
          <w:rFonts w:hint="eastAsia"/>
          <w:rPrChange w:id="259" w:author="ljl" w:date="2021-11-14T10:24:00Z">
            <w:rPr>
              <w:rFonts w:ascii="Huawei Sans" w:hAnsi="Huawei Sans" w:hint="eastAsia"/>
            </w:rPr>
          </w:rPrChange>
        </w:rPr>
        <w:t>进行参数优化</w:t>
      </w:r>
    </w:p>
    <w:p w14:paraId="431AE504" w14:textId="77777777" w:rsidR="00A01E24" w:rsidRPr="009639AD" w:rsidRDefault="00A01E24" w:rsidP="0091272C">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29DB3DF1" w:rsidR="00A01E24" w:rsidRPr="009639AD" w:rsidRDefault="009B118E" w:rsidP="0091272C">
      <w:pPr>
        <w:pStyle w:val="1e"/>
        <w:rPr>
          <w:rPrChange w:id="260" w:author="ljl" w:date="2021-11-14T10:24:00Z">
            <w:rPr>
              <w:rFonts w:ascii="Huawei Sans" w:hAnsi="Huawei Sans"/>
            </w:rPr>
          </w:rPrChange>
        </w:rPr>
      </w:pPr>
      <w:ins w:id="261" w:author="ljz" w:date="2021-11-14T10:24:00Z">
        <w:r>
          <w:rPr>
            <w:noProof/>
          </w:rPr>
          <w:drawing>
            <wp:inline distT="0" distB="0" distL="0" distR="0" wp14:anchorId="6C59FF7B" wp14:editId="4C1F0D60">
              <wp:extent cx="5643407" cy="1901825"/>
              <wp:effectExtent l="0" t="0" r="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9">
                        <a:extLst>
                          <a:ext uri="{28A0092B-C50C-407E-A947-70E740481C1C}">
                            <a14:useLocalDpi xmlns:a14="http://schemas.microsoft.com/office/drawing/2010/main" val="0"/>
                          </a:ext>
                        </a:extLst>
                      </a:blip>
                      <a:stretch>
                        <a:fillRect/>
                      </a:stretch>
                    </pic:blipFill>
                    <pic:spPr>
                      <a:xfrm>
                        <a:off x="0" y="0"/>
                        <a:ext cx="5654721" cy="1905638"/>
                      </a:xfrm>
                      <a:prstGeom prst="rect">
                        <a:avLst/>
                      </a:prstGeom>
                    </pic:spPr>
                  </pic:pic>
                </a:graphicData>
              </a:graphic>
            </wp:inline>
          </w:drawing>
        </w:r>
      </w:ins>
    </w:p>
    <w:p w14:paraId="2CC387F9" w14:textId="0CD7CB92" w:rsidR="00A01E24" w:rsidRPr="009639AD" w:rsidRDefault="00A01E24" w:rsidP="0091272C">
      <w:pPr>
        <w:pStyle w:val="1e"/>
        <w:rPr>
          <w:ins w:id="262" w:author="ljl" w:date="2021-11-14T10:24:00Z"/>
          <w:rFonts w:hint="eastAsia"/>
        </w:rPr>
      </w:pPr>
    </w:p>
    <w:p w14:paraId="64441573" w14:textId="77777777" w:rsidR="00A01E24" w:rsidRPr="009639AD" w:rsidRDefault="00A01E24" w:rsidP="0091272C">
      <w:pPr>
        <w:pStyle w:val="1e"/>
        <w:rPr>
          <w:rPrChange w:id="263" w:author="ljl" w:date="2021-11-14T10:24:00Z">
            <w:rPr>
              <w:rFonts w:ascii="Huawei Sans" w:hAnsi="Huawei Sans"/>
            </w:rPr>
          </w:rPrChange>
        </w:rPr>
      </w:pPr>
    </w:p>
    <w:p w14:paraId="22F7CD3F" w14:textId="77777777" w:rsidR="00A01E24" w:rsidRDefault="00A01E24" w:rsidP="0091272C">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7C7EA0E5" w:rsidR="00A01E24" w:rsidRPr="000E2D1D" w:rsidRDefault="00787E67" w:rsidP="0091272C">
      <w:pPr>
        <w:pStyle w:val="1e"/>
        <w:rPr>
          <w:rFonts w:hint="eastAsia"/>
        </w:rPr>
      </w:pPr>
      <w:ins w:id="264" w:author="ljl" w:date="2021-11-14T10:24:00Z">
        <w:r w:rsidRPr="00787E67">
          <w:rPr>
            <w:noProof/>
          </w:rPr>
          <w:lastRenderedPageBreak/>
          <w:drawing>
            <wp:inline distT="0" distB="0" distL="0" distR="0" wp14:anchorId="437CC1C8" wp14:editId="20EF62B6">
              <wp:extent cx="6120130" cy="408178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stretch>
                        <a:fillRect/>
                      </a:stretch>
                    </pic:blipFill>
                    <pic:spPr>
                      <a:xfrm>
                        <a:off x="0" y="0"/>
                        <a:ext cx="6120130" cy="4081780"/>
                      </a:xfrm>
                      <a:prstGeom prst="rect">
                        <a:avLst/>
                      </a:prstGeom>
                    </pic:spPr>
                  </pic:pic>
                </a:graphicData>
              </a:graphic>
            </wp:inline>
          </w:drawing>
        </w:r>
        <w:r w:rsidRPr="00787E67">
          <w:rPr>
            <w:noProof/>
          </w:rPr>
          <w:drawing>
            <wp:inline distT="0" distB="0" distL="0" distR="0" wp14:anchorId="3E759703" wp14:editId="0529E617">
              <wp:extent cx="6120130" cy="3113405"/>
              <wp:effectExtent l="0" t="0" r="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31"/>
                      <a:stretch>
                        <a:fillRect/>
                      </a:stretch>
                    </pic:blipFill>
                    <pic:spPr>
                      <a:xfrm>
                        <a:off x="0" y="0"/>
                        <a:ext cx="6120130" cy="3113405"/>
                      </a:xfrm>
                      <a:prstGeom prst="rect">
                        <a:avLst/>
                      </a:prstGeom>
                    </pic:spPr>
                  </pic:pic>
                </a:graphicData>
              </a:graphic>
            </wp:inline>
          </w:drawing>
        </w:r>
      </w:ins>
    </w:p>
    <w:p w14:paraId="4CD2FB06" w14:textId="77777777" w:rsidR="00A01E24" w:rsidRDefault="00A01E24" w:rsidP="0091272C">
      <w:pPr>
        <w:pStyle w:val="1e"/>
        <w:rPr>
          <w:rFonts w:hint="eastAsia"/>
        </w:rPr>
      </w:pPr>
    </w:p>
    <w:p w14:paraId="54F4EC52" w14:textId="77777777" w:rsidR="00A01E24" w:rsidRDefault="00A01E24" w:rsidP="0091272C">
      <w:pPr>
        <w:pStyle w:val="1e"/>
        <w:rPr>
          <w:rPrChange w:id="265" w:author="ljl" w:date="2021-11-14T10:24:00Z">
            <w:rPr>
              <w:rFonts w:ascii="Huawei Sans" w:hAnsi="Huawei Sans"/>
            </w:rPr>
          </w:rPrChange>
        </w:rPr>
      </w:pPr>
      <w:r>
        <w:rPr>
          <w:rPrChange w:id="266" w:author="ljl" w:date="2021-11-14T10:24:00Z">
            <w:rPr>
              <w:rFonts w:ascii="Huawei Sans" w:hAnsi="Huawei Sans"/>
            </w:rPr>
          </w:rPrChange>
        </w:rPr>
        <w:t>3.</w:t>
      </w:r>
      <w:r>
        <w:rPr>
          <w:rFonts w:hint="eastAsia"/>
          <w:rPrChange w:id="267" w:author="ljl" w:date="2021-11-14T10:24:00Z">
            <w:rPr>
              <w:rFonts w:ascii="Huawei Sans" w:hAnsi="Huawei Sans" w:hint="eastAsia"/>
            </w:rPr>
          </w:rPrChange>
        </w:rPr>
        <w:t>重</w:t>
      </w:r>
      <w:proofErr w:type="gramStart"/>
      <w:r>
        <w:rPr>
          <w:rFonts w:hint="eastAsia"/>
          <w:rPrChange w:id="268" w:author="ljl" w:date="2021-11-14T10:24:00Z">
            <w:rPr>
              <w:rFonts w:ascii="Huawei Sans" w:hAnsi="Huawei Sans" w:hint="eastAsia"/>
            </w:rPr>
          </w:rPrChange>
        </w:rPr>
        <w:t>启完成</w:t>
      </w:r>
      <w:proofErr w:type="gramEnd"/>
      <w:r>
        <w:rPr>
          <w:rFonts w:hint="eastAsia"/>
          <w:rPrChange w:id="269" w:author="ljl" w:date="2021-11-14T10:24:00Z">
            <w:rPr>
              <w:rFonts w:ascii="Huawei Sans" w:hAnsi="Huawei Sans" w:hint="eastAsia"/>
            </w:rPr>
          </w:rPrChange>
        </w:rPr>
        <w:t>后，获取参数值：</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20158767" w14:textId="7AAE2F5D" w:rsidR="00A01E24" w:rsidRDefault="009B118E" w:rsidP="0091272C">
      <w:pPr>
        <w:pStyle w:val="1e"/>
        <w:rPr>
          <w:rPrChange w:id="270" w:author="ljl" w:date="2021-11-14T10:24:00Z">
            <w:rPr>
              <w:rFonts w:ascii="Huawei Sans" w:hAnsi="Huawei Sans"/>
            </w:rPr>
          </w:rPrChange>
        </w:rPr>
      </w:pPr>
      <w:ins w:id="271" w:author="ljz" w:date="2021-11-14T10:24:00Z">
        <w:r>
          <w:rPr>
            <w:noProof/>
          </w:rPr>
          <w:lastRenderedPageBreak/>
          <w:drawing>
            <wp:inline distT="0" distB="0" distL="0" distR="0" wp14:anchorId="0D509364" wp14:editId="33B57F67">
              <wp:extent cx="5492750" cy="17778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2">
                        <a:extLst>
                          <a:ext uri="{28A0092B-C50C-407E-A947-70E740481C1C}">
                            <a14:useLocalDpi xmlns:a14="http://schemas.microsoft.com/office/drawing/2010/main" val="0"/>
                          </a:ext>
                        </a:extLst>
                      </a:blip>
                      <a:stretch>
                        <a:fillRect/>
                      </a:stretch>
                    </pic:blipFill>
                    <pic:spPr>
                      <a:xfrm>
                        <a:off x="0" y="0"/>
                        <a:ext cx="5547938" cy="1795708"/>
                      </a:xfrm>
                      <a:prstGeom prst="rect">
                        <a:avLst/>
                      </a:prstGeom>
                    </pic:spPr>
                  </pic:pic>
                </a:graphicData>
              </a:graphic>
            </wp:inline>
          </w:drawing>
        </w:r>
      </w:ins>
    </w:p>
    <w:p w14:paraId="54A06A53" w14:textId="77777777" w:rsidR="00A01E24" w:rsidRPr="009639AD" w:rsidRDefault="00A01E24" w:rsidP="0091272C">
      <w:pPr>
        <w:pStyle w:val="1e"/>
        <w:rPr>
          <w:rPrChange w:id="272" w:author="ljl" w:date="2021-11-14T10:24:00Z">
            <w:rPr>
              <w:rFonts w:ascii="Huawei Sans" w:hAnsi="Huawei Sans"/>
            </w:rPr>
          </w:rPrChange>
        </w:rPr>
      </w:pPr>
    </w:p>
    <w:p w14:paraId="291BC267" w14:textId="77777777" w:rsidR="00A01E24" w:rsidRPr="009639AD" w:rsidRDefault="00A01E24" w:rsidP="0091272C">
      <w:pPr>
        <w:pStyle w:val="1e"/>
        <w:rPr>
          <w:rPrChange w:id="273" w:author="ljl" w:date="2021-11-14T10:24:00Z">
            <w:rPr>
              <w:rFonts w:ascii="Huawei Sans" w:hAnsi="Huawei Sans"/>
            </w:rPr>
          </w:rPrChange>
        </w:rPr>
      </w:pPr>
      <w:r w:rsidRPr="009639AD">
        <w:rPr>
          <w:rFonts w:hint="eastAsia"/>
          <w:rPrChange w:id="274" w:author="ljl" w:date="2021-11-14T10:24:00Z">
            <w:rPr>
              <w:rFonts w:ascii="Huawei Sans" w:hAnsi="Huawei Sans" w:hint="eastAsia"/>
            </w:rPr>
          </w:rPrChange>
        </w:rPr>
        <w:t>任务二：</w:t>
      </w:r>
      <w:r w:rsidRPr="000E2D1D">
        <w:rPr>
          <w:rFonts w:hint="eastAsia"/>
          <w:rPrChange w:id="275" w:author="ljl" w:date="2021-11-14T10:24:00Z">
            <w:rPr>
              <w:rFonts w:ascii="Huawei Sans" w:hAnsi="Huawei Sans" w:hint="eastAsia"/>
            </w:rPr>
          </w:rPrChange>
        </w:rPr>
        <w:t>使用</w:t>
      </w:r>
      <w:r w:rsidRPr="000E2D1D">
        <w:rPr>
          <w:rPrChange w:id="276" w:author="ljl" w:date="2021-11-14T10:24:00Z">
            <w:rPr>
              <w:rFonts w:ascii="Huawei Sans" w:hAnsi="Huawei Sans"/>
            </w:rPr>
          </w:rPrChange>
        </w:rPr>
        <w:t>Index-advisor</w:t>
      </w:r>
      <w:r w:rsidRPr="000E2D1D">
        <w:rPr>
          <w:rFonts w:hint="eastAsia"/>
          <w:rPrChange w:id="277" w:author="ljl" w:date="2021-11-14T10:24:00Z">
            <w:rPr>
              <w:rFonts w:ascii="Huawei Sans" w:hAnsi="Huawei Sans" w:hint="eastAsia"/>
            </w:rPr>
          </w:rPrChange>
        </w:rPr>
        <w:t>对</w:t>
      </w:r>
      <w:r w:rsidRPr="000E2D1D">
        <w:rPr>
          <w:rPrChange w:id="278" w:author="ljl" w:date="2021-11-14T10:24:00Z">
            <w:rPr>
              <w:rFonts w:ascii="Huawei Sans" w:hAnsi="Huawei Sans"/>
            </w:rPr>
          </w:rPrChange>
        </w:rPr>
        <w:t xml:space="preserve">select </w:t>
      </w:r>
      <w:r w:rsidRPr="000E2D1D">
        <w:rPr>
          <w:rFonts w:hint="eastAsia"/>
          <w:rPrChange w:id="279" w:author="ljl" w:date="2021-11-14T10:24:00Z">
            <w:rPr>
              <w:rFonts w:ascii="Huawei Sans" w:hAnsi="Huawei Sans" w:hint="eastAsia"/>
            </w:rPr>
          </w:rPrChange>
        </w:rPr>
        <w:t>查询语句进行优化，并通过对比执行计划，得到优化前后的不同。</w:t>
      </w:r>
    </w:p>
    <w:p w14:paraId="28FDB180" w14:textId="77777777" w:rsidR="00A01E24" w:rsidRPr="000E2D1D" w:rsidRDefault="00A01E24" w:rsidP="0091272C">
      <w:pPr>
        <w:pStyle w:val="1e"/>
        <w:rPr>
          <w:rPrChange w:id="280" w:author="ljl" w:date="2021-11-14T10:24:00Z">
            <w:rPr>
              <w:rFonts w:ascii="Huawei Sans" w:hAnsi="Huawei Sans"/>
            </w:rPr>
          </w:rPrChange>
        </w:rPr>
      </w:pPr>
      <w:r w:rsidRPr="009639AD">
        <w:rPr>
          <w:rPrChange w:id="281" w:author="ljl" w:date="2021-11-14T10:24:00Z">
            <w:rPr>
              <w:rFonts w:ascii="Huawei Sans" w:hAnsi="Huawei Sans"/>
            </w:rPr>
          </w:rPrChange>
        </w:rPr>
        <w:t xml:space="preserve">1. </w:t>
      </w:r>
      <w:r w:rsidRPr="000E2D1D">
        <w:rPr>
          <w:rFonts w:hint="eastAsia"/>
          <w:rPrChange w:id="282" w:author="ljl" w:date="2021-11-14T10:24:00Z">
            <w:rPr>
              <w:rFonts w:ascii="Huawei Sans" w:hAnsi="Huawei Sans" w:hint="eastAsia"/>
            </w:rPr>
          </w:rPrChange>
        </w:rPr>
        <w:t>使用</w:t>
      </w:r>
      <w:r w:rsidRPr="000E2D1D">
        <w:rPr>
          <w:rPrChange w:id="283" w:author="ljl" w:date="2021-11-14T10:24:00Z">
            <w:rPr>
              <w:rFonts w:ascii="Huawei Sans" w:hAnsi="Huawei Sans"/>
            </w:rPr>
          </w:rPrChange>
        </w:rPr>
        <w:t>explain</w:t>
      </w:r>
      <w:r w:rsidRPr="000E2D1D">
        <w:rPr>
          <w:rFonts w:hint="eastAsia"/>
          <w:rPrChange w:id="284" w:author="ljl" w:date="2021-11-14T10:24:00Z">
            <w:rPr>
              <w:rFonts w:ascii="Huawei Sans" w:hAnsi="Huawei Sans" w:hint="eastAsia"/>
            </w:rPr>
          </w:rPrChange>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hint="eastAsia"/>
          <w:rPrChange w:id="285" w:author="ljl" w:date="2021-11-14T10:24:00Z">
            <w:rPr>
              <w:rFonts w:ascii="Huawei Sans" w:hAnsi="Huawei Sans" w:hint="eastAsia"/>
            </w:rPr>
          </w:rPrChange>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5056F4C7" w14:textId="1193F35F" w:rsidR="00A01E24" w:rsidRDefault="009B118E" w:rsidP="0091272C">
      <w:pPr>
        <w:pStyle w:val="1e"/>
        <w:rPr>
          <w:ins w:id="286" w:author="ljl" w:date="2021-11-14T10:24:00Z"/>
          <w:rFonts w:hint="eastAsia"/>
        </w:rPr>
      </w:pPr>
      <w:ins w:id="287" w:author="ljz" w:date="2021-11-14T10:24:00Z">
        <w:r>
          <w:rPr>
            <w:rFonts w:ascii="Huawei Sans" w:eastAsia="微软雅黑" w:hAnsi="Huawei Sans" w:cs="Huawei Sans"/>
            <w:noProof/>
            <w:kern w:val="2"/>
            <w:szCs w:val="21"/>
          </w:rPr>
          <w:lastRenderedPageBreak/>
          <w:drawing>
            <wp:inline distT="0" distB="0" distL="0" distR="0" wp14:anchorId="5CF5444A" wp14:editId="12FF2674">
              <wp:extent cx="4895850" cy="2125980"/>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rotWithShape="1">
                      <a:blip r:embed="rId33">
                        <a:extLst>
                          <a:ext uri="{28A0092B-C50C-407E-A947-70E740481C1C}">
                            <a14:useLocalDpi xmlns:a14="http://schemas.microsoft.com/office/drawing/2010/main" val="0"/>
                          </a:ext>
                        </a:extLst>
                      </a:blip>
                      <a:srcRect t="32226" r="106"/>
                      <a:stretch/>
                    </pic:blipFill>
                    <pic:spPr bwMode="auto">
                      <a:xfrm>
                        <a:off x="0" y="0"/>
                        <a:ext cx="4915886" cy="2134680"/>
                      </a:xfrm>
                      <a:prstGeom prst="rect">
                        <a:avLst/>
                      </a:prstGeom>
                      <a:ln>
                        <a:noFill/>
                      </a:ln>
                      <a:extLst>
                        <a:ext uri="{53640926-AAD7-44D8-BBD7-CCE9431645EC}">
                          <a14:shadowObscured xmlns:a14="http://schemas.microsoft.com/office/drawing/2010/main"/>
                        </a:ext>
                      </a:extLst>
                    </pic:spPr>
                  </pic:pic>
                </a:graphicData>
              </a:graphic>
            </wp:inline>
          </w:drawing>
        </w:r>
      </w:ins>
      <w:ins w:id="288" w:author="ljl" w:date="2021-11-14T10:24:00Z">
        <w:r w:rsidR="00787E67" w:rsidRPr="00787E67">
          <w:rPr>
            <w:noProof/>
          </w:rPr>
          <w:drawing>
            <wp:inline distT="0" distB="0" distL="0" distR="0" wp14:anchorId="73EC45BF" wp14:editId="14119DDC">
              <wp:extent cx="4051754" cy="5448300"/>
              <wp:effectExtent l="0" t="0" r="635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4063124" cy="5463589"/>
                      </a:xfrm>
                      <a:prstGeom prst="rect">
                        <a:avLst/>
                      </a:prstGeom>
                    </pic:spPr>
                  </pic:pic>
                </a:graphicData>
              </a:graphic>
            </wp:inline>
          </w:drawing>
        </w:r>
      </w:ins>
    </w:p>
    <w:p w14:paraId="2106E135" w14:textId="77777777" w:rsidR="00A01E24" w:rsidRPr="009639AD" w:rsidRDefault="00A01E24" w:rsidP="0091272C">
      <w:pPr>
        <w:pStyle w:val="1e"/>
        <w:rPr>
          <w:rPrChange w:id="289" w:author="ljl" w:date="2021-11-14T10:24:00Z">
            <w:rPr>
              <w:rFonts w:ascii="Huawei Sans" w:hAnsi="Huawei Sans"/>
              <w:kern w:val="2"/>
            </w:rPr>
          </w:rPrChange>
        </w:rPr>
      </w:pPr>
    </w:p>
    <w:p w14:paraId="1FFA71EB" w14:textId="77777777" w:rsidR="00A01E24" w:rsidRPr="000E2D1D" w:rsidRDefault="00A01E24" w:rsidP="0091272C">
      <w:pPr>
        <w:pStyle w:val="1e"/>
        <w:rPr>
          <w:rPrChange w:id="290" w:author="ljl" w:date="2021-11-14T10:24:00Z">
            <w:rPr>
              <w:rFonts w:ascii="Huawei Sans" w:hAnsi="Huawei Sans"/>
            </w:rPr>
          </w:rPrChange>
        </w:rPr>
      </w:pPr>
      <w:r w:rsidRPr="009639AD">
        <w:rPr>
          <w:rPrChange w:id="291" w:author="ljl" w:date="2021-11-14T10:24:00Z">
            <w:rPr>
              <w:rFonts w:ascii="Huawei Sans" w:hAnsi="Huawei Sans"/>
            </w:rPr>
          </w:rPrChange>
        </w:rPr>
        <w:t xml:space="preserve">2. </w:t>
      </w:r>
      <w:r w:rsidRPr="000E2D1D">
        <w:rPr>
          <w:rFonts w:hint="eastAsia"/>
          <w:rPrChange w:id="292" w:author="ljl" w:date="2021-11-14T10:24:00Z">
            <w:rPr>
              <w:rFonts w:ascii="Huawei Sans" w:hAnsi="Huawei Sans" w:hint="eastAsia"/>
            </w:rPr>
          </w:rPrChange>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1AD5DD6E" w:rsidR="00A01E24" w:rsidRDefault="009B118E" w:rsidP="0091272C">
      <w:pPr>
        <w:pStyle w:val="1e"/>
        <w:rPr>
          <w:rPrChange w:id="293" w:author="ljl" w:date="2021-11-14T10:24:00Z">
            <w:rPr>
              <w:rFonts w:ascii="Huawei Sans" w:hAnsi="Huawei Sans"/>
            </w:rPr>
          </w:rPrChange>
        </w:rPr>
      </w:pPr>
      <w:ins w:id="294" w:author="ljz" w:date="2021-11-14T10:24:00Z">
        <w:r>
          <w:rPr>
            <w:noProof/>
          </w:rPr>
          <w:drawing>
            <wp:inline distT="0" distB="0" distL="0" distR="0" wp14:anchorId="797E5855" wp14:editId="4B3D5701">
              <wp:extent cx="5499100" cy="1073101"/>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rotWithShape="1">
                      <a:blip r:embed="rId35">
                        <a:extLst>
                          <a:ext uri="{28A0092B-C50C-407E-A947-70E740481C1C}">
                            <a14:useLocalDpi xmlns:a14="http://schemas.microsoft.com/office/drawing/2010/main" val="0"/>
                          </a:ext>
                        </a:extLst>
                      </a:blip>
                      <a:srcRect t="60088" r="90"/>
                      <a:stretch/>
                    </pic:blipFill>
                    <pic:spPr bwMode="auto">
                      <a:xfrm>
                        <a:off x="0" y="0"/>
                        <a:ext cx="5524516" cy="1078061"/>
                      </a:xfrm>
                      <a:prstGeom prst="rect">
                        <a:avLst/>
                      </a:prstGeom>
                      <a:ln>
                        <a:noFill/>
                      </a:ln>
                      <a:extLst>
                        <a:ext uri="{53640926-AAD7-44D8-BBD7-CCE9431645EC}">
                          <a14:shadowObscured xmlns:a14="http://schemas.microsoft.com/office/drawing/2010/main"/>
                        </a:ext>
                      </a:extLst>
                    </pic:spPr>
                  </pic:pic>
                </a:graphicData>
              </a:graphic>
            </wp:inline>
          </w:drawing>
        </w:r>
      </w:ins>
    </w:p>
    <w:p w14:paraId="4DBA7E21" w14:textId="77777777" w:rsidR="00A01E24" w:rsidRPr="009639AD" w:rsidRDefault="00A01E24" w:rsidP="0091272C">
      <w:pPr>
        <w:pStyle w:val="1e"/>
        <w:rPr>
          <w:rPrChange w:id="295" w:author="ljl" w:date="2021-11-14T10:24:00Z">
            <w:rPr>
              <w:rFonts w:ascii="Huawei Sans" w:hAnsi="Huawei Sans"/>
            </w:rPr>
          </w:rPrChange>
        </w:rPr>
      </w:pPr>
    </w:p>
    <w:p w14:paraId="06859BCC" w14:textId="77777777" w:rsidR="00A01E24" w:rsidRPr="009639AD" w:rsidRDefault="00A01E24" w:rsidP="0091272C">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D1E93C9" w14:textId="154CDE8B" w:rsidR="00A01E24" w:rsidRDefault="002309C6" w:rsidP="0091272C">
      <w:pPr>
        <w:pStyle w:val="1e"/>
        <w:rPr>
          <w:ins w:id="296" w:author="ljz" w:date="2021-11-14T10:24:00Z"/>
          <w:rFonts w:hint="eastAsia"/>
        </w:rPr>
      </w:pPr>
      <w:r>
        <w:rPr>
          <w:noProof/>
        </w:rPr>
        <w:drawing>
          <wp:inline distT="0" distB="0" distL="0" distR="0" wp14:anchorId="41022B59" wp14:editId="0B45DFA9">
            <wp:extent cx="5372100" cy="1247990"/>
            <wp:effectExtent l="0" t="0" r="0" b="952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6">
                      <a:extLst>
                        <a:ext uri="{28A0092B-C50C-407E-A947-70E740481C1C}">
                          <a14:useLocalDpi xmlns:a14="http://schemas.microsoft.com/office/drawing/2010/main" val="0"/>
                        </a:ext>
                      </a:extLst>
                    </a:blip>
                    <a:stretch>
                      <a:fillRect/>
                    </a:stretch>
                  </pic:blipFill>
                  <pic:spPr>
                    <a:xfrm>
                      <a:off x="0" y="0"/>
                      <a:ext cx="5409522" cy="1256683"/>
                    </a:xfrm>
                    <a:prstGeom prst="rect">
                      <a:avLst/>
                    </a:prstGeom>
                  </pic:spPr>
                </pic:pic>
              </a:graphicData>
            </a:graphic>
          </wp:inline>
        </w:drawing>
      </w:r>
    </w:p>
    <w:p w14:paraId="0D5468D5" w14:textId="710A07CA" w:rsidR="00A01E24" w:rsidRDefault="00A01E24" w:rsidP="0091272C">
      <w:pPr>
        <w:pStyle w:val="1e"/>
        <w:rPr>
          <w:rPrChange w:id="297" w:author="ljl" w:date="2021-11-14T10:24:00Z">
            <w:rPr>
              <w:rFonts w:ascii="Huawei Sans" w:hAnsi="Huawei Sans"/>
              <w:kern w:val="2"/>
            </w:rPr>
          </w:rPrChange>
        </w:rPr>
      </w:pPr>
    </w:p>
    <w:p w14:paraId="33FB35A0" w14:textId="77777777" w:rsidR="00D15D56" w:rsidRDefault="00D15D56" w:rsidP="0091272C">
      <w:pPr>
        <w:pStyle w:val="1e"/>
        <w:rPr>
          <w:ins w:id="298" w:author="ljl" w:date="2021-11-14T10:24:00Z"/>
          <w:rFonts w:hint="eastAsia"/>
        </w:rPr>
      </w:pPr>
    </w:p>
    <w:p w14:paraId="7A465A7D" w14:textId="77777777" w:rsidR="00A01E24" w:rsidRPr="009639AD" w:rsidRDefault="00A01E24" w:rsidP="0091272C">
      <w:pPr>
        <w:pStyle w:val="1e"/>
        <w:rPr>
          <w:rPrChange w:id="299" w:author="ljl" w:date="2021-11-14T10:24:00Z">
            <w:rPr>
              <w:rFonts w:ascii="Huawei Sans" w:hAnsi="Huawei Sans"/>
            </w:rPr>
          </w:rPrChange>
        </w:rPr>
      </w:pPr>
      <w:r w:rsidRPr="009639AD">
        <w:rPr>
          <w:rPrChange w:id="300" w:author="ljl" w:date="2021-11-14T10:24:00Z">
            <w:rPr>
              <w:rFonts w:ascii="Huawei Sans" w:hAnsi="Huawei Sans"/>
            </w:rPr>
          </w:rPrChange>
        </w:rPr>
        <w:t xml:space="preserve">4. </w:t>
      </w:r>
      <w:r w:rsidRPr="000E2D1D">
        <w:rPr>
          <w:rFonts w:hint="eastAsia"/>
          <w:rPrChange w:id="301" w:author="ljl" w:date="2021-11-14T10:24:00Z">
            <w:rPr>
              <w:rFonts w:ascii="Huawei Sans" w:hAnsi="Huawei Sans" w:hint="eastAsia"/>
            </w:rPr>
          </w:rPrChange>
        </w:rPr>
        <w:t>获取索引虚拟列大小结果（单位为：字节），将执行结果截图。</w:t>
      </w:r>
    </w:p>
    <w:p w14:paraId="780A6691" w14:textId="66C3AC7C"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002309C6">
        <w:rPr>
          <w:rFonts w:ascii="Huawei Sans" w:hAnsi="Huawei Sans" w:cs="Huawei Sans"/>
        </w:rPr>
        <w:t>24757</w:t>
      </w:r>
      <w:del w:id="302" w:author="ljz" w:date="2021-11-14T10:24:00Z">
        <w:r w:rsidRPr="000E2D1D">
          <w:rPr>
            <w:rFonts w:ascii="Huawei Sans" w:hAnsi="Huawei Sans" w:cs="Huawei Sans"/>
          </w:rPr>
          <w:delText>16715</w:delText>
        </w:r>
      </w:del>
      <w:r w:rsidRPr="000E2D1D">
        <w:rPr>
          <w:rFonts w:ascii="Huawei Sans" w:hAnsi="Huawei Sans" w:cs="Huawei Sans"/>
        </w:rPr>
        <w:t>);</w:t>
      </w:r>
    </w:p>
    <w:p w14:paraId="420DBDF0" w14:textId="1D27D4A9"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002309C6">
        <w:rPr>
          <w:rFonts w:ascii="Huawei Sans" w:hAnsi="Huawei Sans" w:cs="Huawei Sans"/>
        </w:rPr>
        <w:t>24758</w:t>
      </w:r>
      <w:del w:id="303" w:author="ljz" w:date="2021-11-14T10:24:00Z">
        <w:r w:rsidRPr="000E2D1D">
          <w:rPr>
            <w:rFonts w:ascii="Huawei Sans" w:hAnsi="Huawei Sans" w:cs="Huawei Sans"/>
          </w:rPr>
          <w:delText>16716</w:delText>
        </w:r>
      </w:del>
      <w:r w:rsidRPr="000E2D1D">
        <w:rPr>
          <w:rFonts w:ascii="Huawei Sans" w:hAnsi="Huawei Sans" w:cs="Huawei Sans"/>
        </w:rPr>
        <w:t>);</w:t>
      </w:r>
    </w:p>
    <w:p w14:paraId="1C1D6593" w14:textId="5E273075" w:rsidR="009B118E" w:rsidRDefault="002309C6" w:rsidP="0091272C">
      <w:pPr>
        <w:pStyle w:val="1e"/>
        <w:rPr>
          <w:ins w:id="304" w:author="ljz" w:date="2021-11-14T10:24:00Z"/>
          <w:rFonts w:hint="eastAsia"/>
        </w:rPr>
      </w:pPr>
      <w:r>
        <w:rPr>
          <w:noProof/>
        </w:rPr>
        <w:drawing>
          <wp:inline distT="0" distB="0" distL="0" distR="0" wp14:anchorId="207ADDA9" wp14:editId="2496581D">
            <wp:extent cx="3905250" cy="158749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7">
                      <a:extLst>
                        <a:ext uri="{28A0092B-C50C-407E-A947-70E740481C1C}">
                          <a14:useLocalDpi xmlns:a14="http://schemas.microsoft.com/office/drawing/2010/main" val="0"/>
                        </a:ext>
                      </a:extLst>
                    </a:blip>
                    <a:stretch>
                      <a:fillRect/>
                    </a:stretch>
                  </pic:blipFill>
                  <pic:spPr>
                    <a:xfrm>
                      <a:off x="0" y="0"/>
                      <a:ext cx="3935594" cy="1599831"/>
                    </a:xfrm>
                    <a:prstGeom prst="rect">
                      <a:avLst/>
                    </a:prstGeom>
                  </pic:spPr>
                </pic:pic>
              </a:graphicData>
            </a:graphic>
          </wp:inline>
        </w:drawing>
      </w:r>
    </w:p>
    <w:p w14:paraId="243C845E" w14:textId="5B1E48F2" w:rsidR="00A01E24" w:rsidRDefault="00A01E24" w:rsidP="0091272C">
      <w:pPr>
        <w:pStyle w:val="1e"/>
        <w:rPr>
          <w:ins w:id="305" w:author="ljl" w:date="2021-11-14T10:24:00Z"/>
          <w:rFonts w:hint="eastAsia"/>
        </w:rPr>
      </w:pPr>
    </w:p>
    <w:p w14:paraId="66506204" w14:textId="77777777" w:rsidR="00A70CB9" w:rsidRDefault="00A70CB9" w:rsidP="0091272C">
      <w:pPr>
        <w:pStyle w:val="1e"/>
        <w:rPr>
          <w:ins w:id="306" w:author="ljl" w:date="2021-11-14T10:24:00Z"/>
          <w:rFonts w:hint="eastAsia"/>
        </w:rPr>
      </w:pPr>
    </w:p>
    <w:p w14:paraId="40AEDE5E" w14:textId="77777777" w:rsidR="00A01E24" w:rsidRPr="000E2D1D" w:rsidRDefault="00A01E24" w:rsidP="0091272C">
      <w:pPr>
        <w:pStyle w:val="1e"/>
        <w:rPr>
          <w:rFonts w:ascii="Huawei Sans" w:hAnsi="Huawei Sans" w:cs="Huawei Sans"/>
        </w:rPr>
      </w:pPr>
      <w:r>
        <w:rPr>
          <w:rFonts w:ascii="Huawei Sans" w:hAnsi="Huawei Sans" w:cs="Huawei Sans" w:hint="eastAsia"/>
        </w:rPr>
        <w:lastRenderedPageBreak/>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29D617DE" w14:textId="30746DE1" w:rsidR="00A01E24" w:rsidRDefault="009B118E" w:rsidP="0091272C">
      <w:pPr>
        <w:pStyle w:val="1e"/>
        <w:rPr>
          <w:rFonts w:hint="eastAsia"/>
        </w:rPr>
      </w:pPr>
      <w:ins w:id="307" w:author="ljz" w:date="2021-11-14T10:24:00Z">
        <w:r>
          <w:rPr>
            <w:rFonts w:hint="eastAsia"/>
            <w:noProof/>
          </w:rPr>
          <w:drawing>
            <wp:inline distT="0" distB="0" distL="0" distR="0" wp14:anchorId="77F477D9" wp14:editId="3DB169CC">
              <wp:extent cx="5530850" cy="2959036"/>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rotWithShape="1">
                      <a:blip r:embed="rId38">
                        <a:extLst>
                          <a:ext uri="{28A0092B-C50C-407E-A947-70E740481C1C}">
                            <a14:useLocalDpi xmlns:a14="http://schemas.microsoft.com/office/drawing/2010/main" val="0"/>
                          </a:ext>
                        </a:extLst>
                      </a:blip>
                      <a:srcRect l="-1" t="35457" r="-787"/>
                      <a:stretch/>
                    </pic:blipFill>
                    <pic:spPr bwMode="auto">
                      <a:xfrm>
                        <a:off x="0" y="0"/>
                        <a:ext cx="5534063" cy="2960755"/>
                      </a:xfrm>
                      <a:prstGeom prst="rect">
                        <a:avLst/>
                      </a:prstGeom>
                      <a:ln>
                        <a:noFill/>
                      </a:ln>
                      <a:extLst>
                        <a:ext uri="{53640926-AAD7-44D8-BBD7-CCE9431645EC}">
                          <a14:shadowObscured xmlns:a14="http://schemas.microsoft.com/office/drawing/2010/main"/>
                        </a:ext>
                      </a:extLst>
                    </pic:spPr>
                  </pic:pic>
                </a:graphicData>
              </a:graphic>
            </wp:inline>
          </w:drawing>
        </w:r>
      </w:ins>
      <w:ins w:id="308" w:author="ljl" w:date="2021-11-14T10:24:00Z">
        <w:r w:rsidR="006451FD" w:rsidRPr="006451FD">
          <w:rPr>
            <w:noProof/>
          </w:rPr>
          <w:drawing>
            <wp:inline distT="0" distB="0" distL="0" distR="0" wp14:anchorId="7DA80C87" wp14:editId="6895AC72">
              <wp:extent cx="6120130" cy="2474595"/>
              <wp:effectExtent l="0" t="0" r="0" b="190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6120130" cy="2474595"/>
                      </a:xfrm>
                      <a:prstGeom prst="rect">
                        <a:avLst/>
                      </a:prstGeom>
                    </pic:spPr>
                  </pic:pic>
                </a:graphicData>
              </a:graphic>
            </wp:inline>
          </w:drawing>
        </w:r>
      </w:ins>
    </w:p>
    <w:p w14:paraId="176F6669" w14:textId="40089BFD" w:rsidR="00A01E24" w:rsidRDefault="00A01E24" w:rsidP="0091272C">
      <w:pPr>
        <w:pStyle w:val="1e"/>
        <w:rPr>
          <w:rFonts w:hint="eastAsia"/>
        </w:rPr>
      </w:pPr>
    </w:p>
    <w:p w14:paraId="27B88CC2" w14:textId="77777777" w:rsidR="00A01E24" w:rsidRDefault="00A01E24" w:rsidP="0091272C">
      <w:pPr>
        <w:pStyle w:val="1e"/>
        <w:rPr>
          <w:rFonts w:hint="eastAsia"/>
        </w:rPr>
      </w:pPr>
      <w:r>
        <w:lastRenderedPageBreak/>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ins w:id="309" w:author="ljz" w:date="2021-11-14T10:24:00Z">
        <w:r w:rsidR="009B118E">
          <w:rPr>
            <w:rFonts w:ascii="Huawei Sans" w:hAnsi="Huawei Sans" w:cs="Huawei Sans"/>
          </w:rPr>
          <w:t>24757</w:t>
        </w:r>
      </w:ins>
      <w:del w:id="310" w:author="ljz" w:date="2021-11-14T10:24:00Z">
        <w:r w:rsidRPr="000E2D1D">
          <w:rPr>
            <w:rFonts w:ascii="Huawei Sans" w:hAnsi="Huawei Sans" w:cs="Huawei Sans"/>
          </w:rPr>
          <w:delText>16715</w:delText>
        </w:r>
      </w:del>
      <w:r w:rsidRPr="000E2D1D">
        <w:rPr>
          <w:rFonts w:ascii="Huawei Sans" w:hAnsi="Huawei Sans" w:cs="Huawei Sans"/>
        </w:rPr>
        <w:t>);</w:t>
      </w:r>
    </w:p>
    <w:p w14:paraId="6ECAA6E9" w14:textId="2FF2A74E" w:rsidR="00A01E24" w:rsidRDefault="009B118E" w:rsidP="0091272C">
      <w:pPr>
        <w:pStyle w:val="1e"/>
        <w:rPr>
          <w:ins w:id="311" w:author="ljl" w:date="2021-11-14T10:24:00Z"/>
          <w:rFonts w:hint="eastAsia"/>
        </w:rPr>
      </w:pPr>
      <w:ins w:id="312" w:author="ljz" w:date="2021-11-14T10:24:00Z">
        <w:r>
          <w:rPr>
            <w:rFonts w:hint="eastAsia"/>
            <w:noProof/>
          </w:rPr>
          <w:drawing>
            <wp:inline distT="0" distB="0" distL="0" distR="0" wp14:anchorId="4AFF9EAF" wp14:editId="77A8F4B0">
              <wp:extent cx="5568950" cy="858628"/>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0">
                        <a:extLst>
                          <a:ext uri="{28A0092B-C50C-407E-A947-70E740481C1C}">
                            <a14:useLocalDpi xmlns:a14="http://schemas.microsoft.com/office/drawing/2010/main" val="0"/>
                          </a:ext>
                        </a:extLst>
                      </a:blip>
                      <a:stretch>
                        <a:fillRect/>
                      </a:stretch>
                    </pic:blipFill>
                    <pic:spPr>
                      <a:xfrm>
                        <a:off x="0" y="0"/>
                        <a:ext cx="5601014" cy="863572"/>
                      </a:xfrm>
                      <a:prstGeom prst="rect">
                        <a:avLst/>
                      </a:prstGeom>
                    </pic:spPr>
                  </pic:pic>
                </a:graphicData>
              </a:graphic>
            </wp:inline>
          </w:drawing>
        </w:r>
      </w:ins>
    </w:p>
    <w:p w14:paraId="6F723A31" w14:textId="77777777" w:rsidR="00A01E24" w:rsidRDefault="00A01E24" w:rsidP="0091272C">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1258B63C" w14:textId="499B44F5" w:rsidR="00A01E24" w:rsidRDefault="00A01E24" w:rsidP="0091272C">
      <w:pPr>
        <w:pStyle w:val="1e"/>
        <w:rPr>
          <w:ins w:id="313" w:author="ljz" w:date="2021-11-14T10:24:00Z"/>
          <w:rFonts w:hint="eastAsia"/>
        </w:rPr>
      </w:pPr>
    </w:p>
    <w:p w14:paraId="59F5E598" w14:textId="255517FF" w:rsidR="00A01E24" w:rsidRDefault="006451FD" w:rsidP="0091272C">
      <w:pPr>
        <w:pStyle w:val="1e"/>
        <w:rPr>
          <w:ins w:id="314" w:author="ljl" w:date="2021-11-14T10:24:00Z"/>
          <w:rFonts w:hint="eastAsia"/>
        </w:rPr>
      </w:pPr>
      <w:ins w:id="315" w:author="ljl" w:date="2021-11-14T10:24:00Z">
        <w:r w:rsidRPr="006451FD">
          <w:rPr>
            <w:noProof/>
          </w:rPr>
          <w:drawing>
            <wp:inline distT="0" distB="0" distL="0" distR="0" wp14:anchorId="0ED4F9E7" wp14:editId="1B83D60E">
              <wp:extent cx="4163006" cy="1009791"/>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1"/>
                      <a:stretch>
                        <a:fillRect/>
                      </a:stretch>
                    </pic:blipFill>
                    <pic:spPr>
                      <a:xfrm>
                        <a:off x="0" y="0"/>
                        <a:ext cx="4163006" cy="1009791"/>
                      </a:xfrm>
                      <a:prstGeom prst="rect">
                        <a:avLst/>
                      </a:prstGeom>
                    </pic:spPr>
                  </pic:pic>
                </a:graphicData>
              </a:graphic>
            </wp:inline>
          </w:drawing>
        </w:r>
      </w:ins>
    </w:p>
    <w:p w14:paraId="4975CDDD" w14:textId="77777777" w:rsidR="00A01E24" w:rsidRDefault="00A01E24" w:rsidP="0091272C">
      <w:pPr>
        <w:pStyle w:val="1e"/>
        <w:rPr>
          <w:rFonts w:hint="eastAsia"/>
        </w:rPr>
      </w:pPr>
    </w:p>
    <w:p w14:paraId="4767625D" w14:textId="77777777" w:rsidR="00A01E24" w:rsidRDefault="00A01E24" w:rsidP="0091272C">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6F418289" w14:textId="42AF35CD" w:rsidR="00A01E24" w:rsidRDefault="006451FD" w:rsidP="0091272C">
      <w:pPr>
        <w:pStyle w:val="1e"/>
        <w:rPr>
          <w:rFonts w:hint="eastAsia"/>
        </w:rPr>
      </w:pPr>
      <w:ins w:id="316" w:author="ljl" w:date="2021-11-14T10:24:00Z">
        <w:r w:rsidRPr="006451FD">
          <w:rPr>
            <w:noProof/>
          </w:rPr>
          <w:drawing>
            <wp:inline distT="0" distB="0" distL="0" distR="0" wp14:anchorId="1E15BEA5" wp14:editId="56AFCEF7">
              <wp:extent cx="4429743" cy="962159"/>
              <wp:effectExtent l="0" t="0" r="9525" b="952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42"/>
                      <a:stretch>
                        <a:fillRect/>
                      </a:stretch>
                    </pic:blipFill>
                    <pic:spPr>
                      <a:xfrm>
                        <a:off x="0" y="0"/>
                        <a:ext cx="4429743" cy="962159"/>
                      </a:xfrm>
                      <a:prstGeom prst="rect">
                        <a:avLst/>
                      </a:prstGeom>
                    </pic:spPr>
                  </pic:pic>
                </a:graphicData>
              </a:graphic>
            </wp:inline>
          </w:drawing>
        </w:r>
      </w:ins>
    </w:p>
    <w:p w14:paraId="2DC59FD6" w14:textId="77777777" w:rsidR="00A01E24" w:rsidRPr="000E2D1D" w:rsidRDefault="00A01E24" w:rsidP="0091272C">
      <w:pPr>
        <w:pStyle w:val="1e"/>
        <w:rPr>
          <w:rFonts w:hint="eastAsia"/>
        </w:rPr>
      </w:pPr>
    </w:p>
    <w:p w14:paraId="11919363" w14:textId="77777777" w:rsidR="00A01E24" w:rsidRPr="009639AD" w:rsidRDefault="00A01E24" w:rsidP="0091272C">
      <w:pPr>
        <w:pStyle w:val="1e"/>
        <w:rPr>
          <w:rPrChange w:id="317" w:author="ljl" w:date="2021-11-14T10:24:00Z">
            <w:rPr>
              <w:rFonts w:ascii="Huawei Sans" w:hAnsi="Huawei Sans"/>
            </w:rPr>
          </w:rPrChange>
        </w:rPr>
      </w:pPr>
      <w:r w:rsidRPr="009639AD">
        <w:rPr>
          <w:rFonts w:hint="eastAsia"/>
          <w:rPrChange w:id="318" w:author="ljl" w:date="2021-11-14T10:24:00Z">
            <w:rPr>
              <w:rFonts w:ascii="Huawei Sans" w:hAnsi="Huawei Sans" w:hint="eastAsia"/>
            </w:rPr>
          </w:rPrChange>
        </w:rPr>
        <w:t>任务三：</w:t>
      </w:r>
      <w:r w:rsidRPr="000E2D1D">
        <w:rPr>
          <w:rFonts w:hint="eastAsia"/>
          <w:rPrChange w:id="319" w:author="ljl" w:date="2021-11-14T10:24:00Z">
            <w:rPr>
              <w:rFonts w:ascii="Huawei Sans" w:hAnsi="Huawei Sans" w:hint="eastAsia"/>
            </w:rPr>
          </w:rPrChange>
        </w:rPr>
        <w:t>通过创建索引，对</w:t>
      </w:r>
      <w:proofErr w:type="spellStart"/>
      <w:r w:rsidRPr="000E2D1D">
        <w:rPr>
          <w:rPrChange w:id="320" w:author="ljl" w:date="2021-11-14T10:24:00Z">
            <w:rPr>
              <w:rFonts w:ascii="Huawei Sans" w:hAnsi="Huawei Sans"/>
            </w:rPr>
          </w:rPrChange>
        </w:rPr>
        <w:t>queries.sql</w:t>
      </w:r>
      <w:proofErr w:type="spellEnd"/>
      <w:r w:rsidRPr="000E2D1D">
        <w:rPr>
          <w:rFonts w:hint="eastAsia"/>
          <w:rPrChange w:id="321" w:author="ljl" w:date="2021-11-14T10:24:00Z">
            <w:rPr>
              <w:rFonts w:ascii="Huawei Sans" w:hAnsi="Huawei Sans" w:hint="eastAsia"/>
            </w:rPr>
          </w:rPrChange>
        </w:rPr>
        <w:t>中的</w:t>
      </w:r>
      <w:r w:rsidRPr="000E2D1D">
        <w:rPr>
          <w:rPrChange w:id="322" w:author="ljl" w:date="2021-11-14T10:24:00Z">
            <w:rPr>
              <w:rFonts w:ascii="Huawei Sans" w:hAnsi="Huawei Sans"/>
            </w:rPr>
          </w:rPrChange>
        </w:rPr>
        <w:t>SQL</w:t>
      </w:r>
      <w:r w:rsidRPr="000E2D1D">
        <w:rPr>
          <w:rFonts w:hint="eastAsia"/>
          <w:rPrChange w:id="323" w:author="ljl" w:date="2021-11-14T10:24:00Z">
            <w:rPr>
              <w:rFonts w:ascii="Huawei Sans" w:hAnsi="Huawei Sans" w:hint="eastAsia"/>
            </w:rPr>
          </w:rPrChange>
        </w:rPr>
        <w:t>语句进行优化，并对比优化前后</w:t>
      </w:r>
      <w:proofErr w:type="spellStart"/>
      <w:r w:rsidRPr="000E2D1D">
        <w:rPr>
          <w:rPrChange w:id="324" w:author="ljl" w:date="2021-11-14T10:24:00Z">
            <w:rPr>
              <w:rFonts w:ascii="Huawei Sans" w:hAnsi="Huawei Sans"/>
            </w:rPr>
          </w:rPrChange>
        </w:rPr>
        <w:t>queries.sql</w:t>
      </w:r>
      <w:proofErr w:type="spellEnd"/>
      <w:r w:rsidRPr="000E2D1D">
        <w:rPr>
          <w:rFonts w:hint="eastAsia"/>
          <w:rPrChange w:id="325" w:author="ljl" w:date="2021-11-14T10:24:00Z">
            <w:rPr>
              <w:rFonts w:ascii="Huawei Sans" w:hAnsi="Huawei Sans" w:hint="eastAsia"/>
            </w:rPr>
          </w:rPrChange>
        </w:rPr>
        <w:t>执行的时间。</w:t>
      </w:r>
    </w:p>
    <w:p w14:paraId="18CFEAC0" w14:textId="77777777" w:rsidR="00A01E24" w:rsidRPr="009639AD" w:rsidRDefault="00A01E24" w:rsidP="0091272C">
      <w:pPr>
        <w:pStyle w:val="1e"/>
        <w:rPr>
          <w:rPrChange w:id="326" w:author="ljl" w:date="2021-11-14T10:24:00Z">
            <w:rPr>
              <w:rFonts w:ascii="Huawei Sans" w:hAnsi="Huawei Sans"/>
            </w:rPr>
          </w:rPrChange>
        </w:rPr>
      </w:pPr>
      <w:r w:rsidRPr="009639AD">
        <w:rPr>
          <w:rPrChange w:id="327" w:author="ljl" w:date="2021-11-14T10:24:00Z">
            <w:rPr>
              <w:rFonts w:ascii="Huawei Sans" w:hAnsi="Huawei Sans"/>
            </w:rPr>
          </w:rPrChange>
        </w:rPr>
        <w:t xml:space="preserve">1. </w:t>
      </w:r>
      <w:r w:rsidRPr="000E2D1D">
        <w:rPr>
          <w:rFonts w:hint="eastAsia"/>
          <w:rPrChange w:id="328" w:author="ljl" w:date="2021-11-14T10:24:00Z">
            <w:rPr>
              <w:rFonts w:ascii="Huawei Sans" w:hAnsi="Huawei Sans" w:hint="eastAsia"/>
            </w:rPr>
          </w:rPrChange>
        </w:rPr>
        <w:t>重新执行</w:t>
      </w:r>
      <w:proofErr w:type="spellStart"/>
      <w:r w:rsidRPr="000E2D1D">
        <w:rPr>
          <w:rPrChange w:id="329" w:author="ljl" w:date="2021-11-14T10:24:00Z">
            <w:rPr>
              <w:rFonts w:ascii="Huawei Sans" w:hAnsi="Huawei Sans"/>
            </w:rPr>
          </w:rPrChange>
        </w:rPr>
        <w:t>queries.sql</w:t>
      </w:r>
      <w:proofErr w:type="spellEnd"/>
      <w:r w:rsidRPr="000E2D1D">
        <w:rPr>
          <w:rFonts w:hint="eastAsia"/>
          <w:rPrChange w:id="330" w:author="ljl" w:date="2021-11-14T10:24:00Z">
            <w:rPr>
              <w:rFonts w:ascii="Huawei Sans" w:hAnsi="Huawei Sans" w:hint="eastAsia"/>
            </w:rPr>
          </w:rPrChange>
        </w:rPr>
        <w:t>查</w:t>
      </w:r>
      <w:r>
        <w:rPr>
          <w:rFonts w:hint="eastAsia"/>
          <w:rPrChange w:id="331" w:author="ljl" w:date="2021-11-14T10:24:00Z">
            <w:rPr>
              <w:rFonts w:ascii="Huawei Sans" w:hAnsi="Huawei Sans" w:hint="eastAsia"/>
            </w:rPr>
          </w:rPrChange>
        </w:rPr>
        <w:t>询，将执行结果截图</w:t>
      </w:r>
      <w:r w:rsidRPr="009639AD">
        <w:rPr>
          <w:rFonts w:hint="eastAsia"/>
          <w:rPrChange w:id="332" w:author="ljl" w:date="2021-11-14T10:24:00Z">
            <w:rPr>
              <w:rFonts w:ascii="Huawei Sans" w:hAnsi="Huawei Sans" w:hint="eastAsia"/>
            </w:rPr>
          </w:rPrChange>
        </w:rPr>
        <w:t>：</w:t>
      </w:r>
    </w:p>
    <w:p w14:paraId="7B6D7A8C" w14:textId="77777777" w:rsidR="00A01E24" w:rsidRPr="009639AD" w:rsidRDefault="00A01E24" w:rsidP="00A01E24">
      <w:pPr>
        <w:pStyle w:val="afffff2"/>
        <w:rPr>
          <w:ins w:id="333" w:author="ljl" w:date="2021-11-14T10:24:00Z"/>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0162EEC5" w:rsidR="00A01E24" w:rsidRDefault="00A01E24">
      <w:pPr>
        <w:pStyle w:val="1e"/>
        <w:rPr>
          <w:rPrChange w:id="334" w:author="ljl" w:date="2021-11-14T10:24:00Z">
            <w:rPr>
              <w:rFonts w:ascii="Huawei Sans" w:hAnsi="Huawei Sans"/>
            </w:rPr>
          </w:rPrChange>
        </w:rPr>
        <w:pPrChange w:id="335" w:author="ljl" w:date="2021-11-14T10:24:00Z">
          <w:pPr>
            <w:pStyle w:val="afffff2"/>
          </w:pPr>
        </w:pPrChange>
      </w:pPr>
    </w:p>
    <w:p w14:paraId="44906679" w14:textId="7D0F8C6E" w:rsidR="00A01E24" w:rsidRDefault="009B118E" w:rsidP="0091272C">
      <w:pPr>
        <w:pStyle w:val="1e"/>
        <w:rPr>
          <w:rPrChange w:id="336" w:author="ljl" w:date="2021-11-14T10:24:00Z">
            <w:rPr>
              <w:rFonts w:ascii="Huawei Sans" w:hAnsi="Huawei Sans"/>
            </w:rPr>
          </w:rPrChange>
        </w:rPr>
      </w:pPr>
      <w:ins w:id="337" w:author="ljz" w:date="2021-11-14T10:24:00Z">
        <w:r>
          <w:rPr>
            <w:noProof/>
          </w:rPr>
          <w:lastRenderedPageBreak/>
          <w:drawing>
            <wp:inline distT="0" distB="0" distL="0" distR="0" wp14:anchorId="520086C6" wp14:editId="54F673CD">
              <wp:extent cx="5429250" cy="2912913"/>
              <wp:effectExtent l="0" t="0" r="0" b="190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3">
                        <a:extLst>
                          <a:ext uri="{28A0092B-C50C-407E-A947-70E740481C1C}">
                            <a14:useLocalDpi xmlns:a14="http://schemas.microsoft.com/office/drawing/2010/main" val="0"/>
                          </a:ext>
                        </a:extLst>
                      </a:blip>
                      <a:stretch>
                        <a:fillRect/>
                      </a:stretch>
                    </pic:blipFill>
                    <pic:spPr>
                      <a:xfrm>
                        <a:off x="0" y="0"/>
                        <a:ext cx="5441416" cy="2919440"/>
                      </a:xfrm>
                      <a:prstGeom prst="rect">
                        <a:avLst/>
                      </a:prstGeom>
                    </pic:spPr>
                  </pic:pic>
                </a:graphicData>
              </a:graphic>
            </wp:inline>
          </w:drawing>
        </w:r>
      </w:ins>
    </w:p>
    <w:p w14:paraId="5517CD73" w14:textId="5A3A65CD" w:rsidR="009B118E" w:rsidRDefault="003D7A12" w:rsidP="0091272C">
      <w:pPr>
        <w:pStyle w:val="1e"/>
        <w:rPr>
          <w:ins w:id="338" w:author="ljz" w:date="2021-11-14T10:24:00Z"/>
          <w:rFonts w:hint="eastAsia"/>
        </w:rPr>
      </w:pPr>
      <w:ins w:id="339" w:author="ljz" w:date="2021-11-14T10:24:00Z">
        <w:r>
          <w:rPr>
            <w:rFonts w:hint="eastAsia"/>
            <w:noProof/>
          </w:rPr>
          <w:drawing>
            <wp:inline distT="0" distB="0" distL="0" distR="0" wp14:anchorId="0D605C31" wp14:editId="6EE721DE">
              <wp:extent cx="5556250" cy="1501767"/>
              <wp:effectExtent l="0" t="0" r="6350" b="381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4">
                        <a:extLst>
                          <a:ext uri="{28A0092B-C50C-407E-A947-70E740481C1C}">
                            <a14:useLocalDpi xmlns:a14="http://schemas.microsoft.com/office/drawing/2010/main" val="0"/>
                          </a:ext>
                        </a:extLst>
                      </a:blip>
                      <a:stretch>
                        <a:fillRect/>
                      </a:stretch>
                    </pic:blipFill>
                    <pic:spPr>
                      <a:xfrm>
                        <a:off x="0" y="0"/>
                        <a:ext cx="5566695" cy="1504590"/>
                      </a:xfrm>
                      <a:prstGeom prst="rect">
                        <a:avLst/>
                      </a:prstGeom>
                    </pic:spPr>
                  </pic:pic>
                </a:graphicData>
              </a:graphic>
            </wp:inline>
          </w:drawing>
        </w:r>
      </w:ins>
    </w:p>
    <w:p w14:paraId="72B801C7" w14:textId="77777777" w:rsidR="00A01E24" w:rsidRPr="009639AD" w:rsidRDefault="00A01E24" w:rsidP="0091272C">
      <w:pPr>
        <w:pStyle w:val="1e"/>
        <w:rPr>
          <w:rPrChange w:id="340" w:author="ljl" w:date="2021-11-14T10:24:00Z">
            <w:rPr>
              <w:rFonts w:ascii="Huawei Sans" w:hAnsi="Huawei Sans"/>
            </w:rPr>
          </w:rPrChange>
        </w:rPr>
      </w:pPr>
      <w:r>
        <w:rPr>
          <w:rFonts w:hint="eastAsia"/>
          <w:rPrChange w:id="341" w:author="ljl" w:date="2021-11-14T10:24:00Z">
            <w:rPr>
              <w:rFonts w:ascii="Huawei Sans" w:hAnsi="Huawei Sans" w:hint="eastAsia"/>
            </w:rPr>
          </w:rPrChange>
        </w:rPr>
        <w:t>挑战</w:t>
      </w:r>
      <w:proofErr w:type="gramStart"/>
      <w:r>
        <w:rPr>
          <w:rFonts w:hint="eastAsia"/>
          <w:rPrChange w:id="342" w:author="ljl" w:date="2021-11-14T10:24:00Z">
            <w:rPr>
              <w:rFonts w:ascii="Huawei Sans" w:hAnsi="Huawei Sans" w:hint="eastAsia"/>
            </w:rPr>
          </w:rPrChange>
        </w:rPr>
        <w:t>一</w:t>
      </w:r>
      <w:proofErr w:type="gramEnd"/>
      <w:r w:rsidRPr="009639AD">
        <w:rPr>
          <w:rFonts w:hint="eastAsia"/>
          <w:rPrChange w:id="343" w:author="ljl" w:date="2021-11-14T10:24:00Z">
            <w:rPr>
              <w:rFonts w:ascii="Huawei Sans" w:hAnsi="Huawei Sans" w:hint="eastAsia"/>
            </w:rPr>
          </w:rPrChange>
        </w:rPr>
        <w:t>：</w:t>
      </w:r>
      <w:r w:rsidRPr="004A12B5">
        <w:rPr>
          <w:rFonts w:hint="eastAsia"/>
          <w:rPrChange w:id="344" w:author="ljl" w:date="2021-11-14T10:24:00Z">
            <w:rPr>
              <w:rFonts w:ascii="Huawei Sans" w:hAnsi="Huawei Sans" w:hint="eastAsia"/>
            </w:rPr>
          </w:rPrChange>
        </w:rPr>
        <w:t>进一步优化</w:t>
      </w:r>
      <w:proofErr w:type="spellStart"/>
      <w:r w:rsidRPr="004A12B5">
        <w:rPr>
          <w:rPrChange w:id="345" w:author="ljl" w:date="2021-11-14T10:24:00Z">
            <w:rPr>
              <w:rFonts w:ascii="Huawei Sans" w:hAnsi="Huawei Sans"/>
            </w:rPr>
          </w:rPrChange>
        </w:rPr>
        <w:t>queries.sql</w:t>
      </w:r>
      <w:proofErr w:type="spellEnd"/>
      <w:r>
        <w:rPr>
          <w:rFonts w:hint="eastAsia"/>
          <w:rPrChange w:id="346" w:author="ljl" w:date="2021-11-14T10:24:00Z">
            <w:rPr>
              <w:rFonts w:ascii="Huawei Sans" w:hAnsi="Huawei Sans" w:hint="eastAsia"/>
            </w:rPr>
          </w:rPrChange>
        </w:rPr>
        <w:t>中的查询语句，使得前后执行时间出现</w:t>
      </w:r>
      <w:proofErr w:type="gramStart"/>
      <w:r>
        <w:rPr>
          <w:rFonts w:hint="eastAsia"/>
          <w:rPrChange w:id="347" w:author="ljl" w:date="2021-11-14T10:24:00Z">
            <w:rPr>
              <w:rFonts w:ascii="Huawei Sans" w:hAnsi="Huawei Sans" w:hint="eastAsia"/>
            </w:rPr>
          </w:rPrChange>
        </w:rPr>
        <w:t>倍数级</w:t>
      </w:r>
      <w:proofErr w:type="gramEnd"/>
      <w:r>
        <w:rPr>
          <w:rFonts w:hint="eastAsia"/>
          <w:rPrChange w:id="348" w:author="ljl" w:date="2021-11-14T10:24:00Z">
            <w:rPr>
              <w:rFonts w:ascii="Huawei Sans" w:hAnsi="Huawei Sans" w:hint="eastAsia"/>
            </w:rPr>
          </w:rPrChange>
        </w:rPr>
        <w:t>的提升</w:t>
      </w:r>
      <w:r w:rsidRPr="000E2D1D">
        <w:rPr>
          <w:rFonts w:hint="eastAsia"/>
          <w:rPrChange w:id="349" w:author="ljl" w:date="2021-11-14T10:24:00Z">
            <w:rPr>
              <w:rFonts w:ascii="Huawei Sans" w:hAnsi="Huawei Sans" w:hint="eastAsia"/>
            </w:rPr>
          </w:rPrChange>
        </w:rPr>
        <w:t>。</w:t>
      </w:r>
    </w:p>
    <w:p w14:paraId="1829169F" w14:textId="77777777" w:rsidR="00A01E24" w:rsidRPr="009639AD" w:rsidRDefault="00A01E24" w:rsidP="0091272C">
      <w:pPr>
        <w:pStyle w:val="1e"/>
        <w:rPr>
          <w:rPrChange w:id="350" w:author="ljl" w:date="2021-11-14T10:24:00Z">
            <w:rPr>
              <w:rFonts w:ascii="Huawei Sans" w:hAnsi="Huawei Sans"/>
            </w:rPr>
          </w:rPrChange>
        </w:rPr>
      </w:pPr>
      <w:r w:rsidRPr="009639AD">
        <w:rPr>
          <w:rPrChange w:id="351" w:author="ljl" w:date="2021-11-14T10:24:00Z">
            <w:rPr>
              <w:rFonts w:ascii="Huawei Sans" w:hAnsi="Huawei Sans"/>
            </w:rPr>
          </w:rPrChange>
        </w:rPr>
        <w:t xml:space="preserve">1. </w:t>
      </w:r>
      <w:r w:rsidRPr="000E2D1D">
        <w:rPr>
          <w:rFonts w:hint="eastAsia"/>
          <w:rPrChange w:id="352" w:author="ljl" w:date="2021-11-14T10:24:00Z">
            <w:rPr>
              <w:rFonts w:ascii="Huawei Sans" w:hAnsi="Huawei Sans" w:hint="eastAsia"/>
            </w:rPr>
          </w:rPrChange>
        </w:rPr>
        <w:t>重新执行</w:t>
      </w:r>
      <w:proofErr w:type="spellStart"/>
      <w:r w:rsidRPr="000E2D1D">
        <w:rPr>
          <w:rPrChange w:id="353" w:author="ljl" w:date="2021-11-14T10:24:00Z">
            <w:rPr>
              <w:rFonts w:ascii="Huawei Sans" w:hAnsi="Huawei Sans"/>
            </w:rPr>
          </w:rPrChange>
        </w:rPr>
        <w:t>queries.sql</w:t>
      </w:r>
      <w:proofErr w:type="spellEnd"/>
      <w:r w:rsidRPr="000E2D1D">
        <w:rPr>
          <w:rFonts w:hint="eastAsia"/>
          <w:rPrChange w:id="354" w:author="ljl" w:date="2021-11-14T10:24:00Z">
            <w:rPr>
              <w:rFonts w:ascii="Huawei Sans" w:hAnsi="Huawei Sans" w:hint="eastAsia"/>
            </w:rPr>
          </w:rPrChange>
        </w:rPr>
        <w:t>查</w:t>
      </w:r>
      <w:r>
        <w:rPr>
          <w:rFonts w:hint="eastAsia"/>
          <w:rPrChange w:id="355" w:author="ljl" w:date="2021-11-14T10:24:00Z">
            <w:rPr>
              <w:rFonts w:ascii="Huawei Sans" w:hAnsi="Huawei Sans" w:hint="eastAsia"/>
            </w:rPr>
          </w:rPrChange>
        </w:rPr>
        <w:t>询，将执行结果截图</w:t>
      </w:r>
      <w:r w:rsidRPr="009639AD">
        <w:rPr>
          <w:rFonts w:hint="eastAsia"/>
          <w:rPrChange w:id="356" w:author="ljl" w:date="2021-11-14T10:24:00Z">
            <w:rPr>
              <w:rFonts w:ascii="Huawei Sans" w:hAnsi="Huawei Sans" w:hint="eastAsia"/>
            </w:rPr>
          </w:rPrChange>
        </w:rPr>
        <w:t>：</w:t>
      </w:r>
    </w:p>
    <w:p w14:paraId="7D87E450" w14:textId="67D670C7" w:rsidR="00810309" w:rsidRDefault="00A01E24" w:rsidP="00810309">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28B1650D" w14:textId="72DD9B4F" w:rsidR="00810309" w:rsidRPr="009639AD" w:rsidRDefault="00810309" w:rsidP="00810309">
      <w:pPr>
        <w:pStyle w:val="afffff2"/>
        <w:ind w:left="0"/>
        <w:rPr>
          <w:rFonts w:ascii="Huawei Sans" w:hAnsi="Huawei Sans" w:cs="Huawei Sans" w:hint="eastAsia"/>
        </w:rPr>
      </w:pPr>
      <w:hyperlink r:id="rId45" w:history="1">
        <w:r w:rsidRPr="000563F8">
          <w:rPr>
            <w:rStyle w:val="af"/>
            <w:rFonts w:ascii="Huawei Sans" w:hAnsi="Huawei Sans" w:cs="Huawei Sans"/>
          </w:rPr>
          <w:t>https://opengauss.org/zh/docs/2.0.0/docs/Developerguide/SMP%E4%BD%BF%E7%94%A8%E5%BB%BA%E8%AE%AE.html</w:t>
        </w:r>
      </w:hyperlink>
      <w:r>
        <w:rPr>
          <w:rFonts w:ascii="Huawei Sans" w:hAnsi="Huawei Sans" w:cs="Huawei Sans" w:hint="eastAsia"/>
        </w:rPr>
        <w:t>并行查询</w:t>
      </w:r>
    </w:p>
    <w:p w14:paraId="11E891F1" w14:textId="7F3ADB15" w:rsidR="00810309" w:rsidRDefault="00810309" w:rsidP="008673A4">
      <w:pPr>
        <w:pBdr>
          <w:top w:val="single" w:sz="6" w:space="23" w:color="CCCCCC"/>
          <w:left w:val="single" w:sz="6" w:space="9" w:color="CCCCCC"/>
          <w:bottom w:val="single" w:sz="6" w:space="23"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opLinePunct w:val="0"/>
        <w:adjustRightInd/>
        <w:snapToGrid/>
        <w:spacing w:before="0" w:after="0" w:line="240" w:lineRule="auto"/>
        <w:ind w:left="0"/>
        <w:rPr>
          <w:rFonts w:ascii="Consolas" w:eastAsia="宋体" w:hAnsi="Consolas" w:cs="宋体"/>
          <w:color w:val="333333"/>
          <w:sz w:val="24"/>
          <w:szCs w:val="24"/>
        </w:rPr>
      </w:pPr>
      <w:r>
        <w:rPr>
          <w:rFonts w:ascii="Consolas" w:eastAsia="宋体" w:hAnsi="Consolas" w:cs="宋体" w:hint="eastAsia"/>
          <w:color w:val="333333"/>
          <w:sz w:val="24"/>
          <w:szCs w:val="24"/>
        </w:rPr>
        <w:t>示例代码</w:t>
      </w:r>
      <w:r>
        <w:rPr>
          <w:rFonts w:ascii="Consolas" w:eastAsia="宋体" w:hAnsi="Consolas" w:cs="宋体" w:hint="eastAsia"/>
          <w:color w:val="333333"/>
          <w:sz w:val="24"/>
          <w:szCs w:val="24"/>
        </w:rPr>
        <w:t>,</w:t>
      </w:r>
      <w:r>
        <w:rPr>
          <w:rFonts w:ascii="Consolas" w:eastAsia="宋体" w:hAnsi="Consolas" w:cs="宋体" w:hint="eastAsia"/>
          <w:color w:val="333333"/>
          <w:sz w:val="24"/>
          <w:szCs w:val="24"/>
        </w:rPr>
        <w:t>要在</w:t>
      </w:r>
      <w:r>
        <w:rPr>
          <w:rFonts w:ascii="Consolas" w:eastAsia="宋体" w:hAnsi="Consolas" w:cs="宋体" w:hint="eastAsia"/>
          <w:color w:val="333333"/>
          <w:sz w:val="24"/>
          <w:szCs w:val="24"/>
        </w:rPr>
        <w:t>.</w:t>
      </w:r>
      <w:proofErr w:type="spellStart"/>
      <w:r>
        <w:rPr>
          <w:rFonts w:ascii="Consolas" w:eastAsia="宋体" w:hAnsi="Consolas" w:cs="宋体" w:hint="eastAsia"/>
          <w:color w:val="333333"/>
          <w:sz w:val="24"/>
          <w:szCs w:val="24"/>
        </w:rPr>
        <w:t>sql</w:t>
      </w:r>
      <w:proofErr w:type="spellEnd"/>
      <w:r>
        <w:rPr>
          <w:rFonts w:ascii="Consolas" w:eastAsia="宋体" w:hAnsi="Consolas" w:cs="宋体" w:hint="eastAsia"/>
          <w:color w:val="333333"/>
          <w:sz w:val="24"/>
          <w:szCs w:val="24"/>
        </w:rPr>
        <w:t>里每个查询和子查询前都加上</w:t>
      </w:r>
      <w:r w:rsidRPr="008673A4">
        <w:rPr>
          <w:rFonts w:ascii="Consolas" w:eastAsia="宋体" w:hAnsi="Consolas" w:cs="宋体"/>
          <w:color w:val="333333"/>
          <w:sz w:val="24"/>
          <w:szCs w:val="24"/>
        </w:rPr>
        <w:t xml:space="preserve">SET </w:t>
      </w:r>
      <w:proofErr w:type="spellStart"/>
      <w:r w:rsidRPr="008673A4">
        <w:rPr>
          <w:rFonts w:ascii="Consolas" w:eastAsia="宋体" w:hAnsi="Consolas" w:cs="宋体"/>
          <w:color w:val="333333"/>
          <w:sz w:val="24"/>
          <w:szCs w:val="24"/>
        </w:rPr>
        <w:t>query_dop</w:t>
      </w:r>
      <w:proofErr w:type="spellEnd"/>
      <w:r w:rsidRPr="008673A4">
        <w:rPr>
          <w:rFonts w:ascii="Consolas" w:eastAsia="宋体" w:hAnsi="Consolas" w:cs="宋体"/>
          <w:color w:val="333333"/>
          <w:sz w:val="24"/>
          <w:szCs w:val="24"/>
        </w:rPr>
        <w:t xml:space="preserve"> = 4;</w:t>
      </w:r>
    </w:p>
    <w:p w14:paraId="59E9C1D8" w14:textId="3A9C1BF0" w:rsidR="008673A4" w:rsidRPr="008673A4" w:rsidRDefault="008673A4" w:rsidP="008673A4">
      <w:pPr>
        <w:pBdr>
          <w:top w:val="single" w:sz="6" w:space="23" w:color="CCCCCC"/>
          <w:left w:val="single" w:sz="6" w:space="9" w:color="CCCCCC"/>
          <w:bottom w:val="single" w:sz="6" w:space="23"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opLinePunct w:val="0"/>
        <w:adjustRightInd/>
        <w:snapToGrid/>
        <w:spacing w:before="0" w:after="0" w:line="240" w:lineRule="auto"/>
        <w:ind w:left="0"/>
        <w:rPr>
          <w:rFonts w:ascii="Consolas" w:eastAsia="宋体" w:hAnsi="Consolas" w:cs="宋体"/>
          <w:color w:val="333333"/>
          <w:sz w:val="24"/>
          <w:szCs w:val="24"/>
        </w:rPr>
      </w:pPr>
      <w:proofErr w:type="spellStart"/>
      <w:r w:rsidRPr="008673A4">
        <w:rPr>
          <w:rFonts w:ascii="Consolas" w:eastAsia="宋体" w:hAnsi="Consolas" w:cs="宋体"/>
          <w:color w:val="333333"/>
          <w:sz w:val="24"/>
          <w:szCs w:val="24"/>
        </w:rPr>
        <w:t>openGauss</w:t>
      </w:r>
      <w:proofErr w:type="spellEnd"/>
      <w:r w:rsidRPr="008673A4">
        <w:rPr>
          <w:rFonts w:ascii="Consolas" w:eastAsia="宋体" w:hAnsi="Consolas" w:cs="宋体"/>
          <w:color w:val="333333"/>
          <w:sz w:val="24"/>
          <w:szCs w:val="24"/>
        </w:rPr>
        <w:t xml:space="preserve">=# SET </w:t>
      </w:r>
      <w:proofErr w:type="spellStart"/>
      <w:r w:rsidRPr="008673A4">
        <w:rPr>
          <w:rFonts w:ascii="Consolas" w:eastAsia="宋体" w:hAnsi="Consolas" w:cs="宋体"/>
          <w:color w:val="333333"/>
          <w:sz w:val="24"/>
          <w:szCs w:val="24"/>
        </w:rPr>
        <w:t>query_dop</w:t>
      </w:r>
      <w:proofErr w:type="spellEnd"/>
      <w:r w:rsidRPr="008673A4">
        <w:rPr>
          <w:rFonts w:ascii="Consolas" w:eastAsia="宋体" w:hAnsi="Consolas" w:cs="宋体"/>
          <w:color w:val="333333"/>
          <w:sz w:val="24"/>
          <w:szCs w:val="24"/>
        </w:rPr>
        <w:t xml:space="preserve"> = 4;</w:t>
      </w:r>
    </w:p>
    <w:p w14:paraId="77BE67F6" w14:textId="77777777" w:rsidR="008673A4" w:rsidRPr="008673A4" w:rsidRDefault="008673A4" w:rsidP="008673A4">
      <w:pPr>
        <w:pBdr>
          <w:top w:val="single" w:sz="6" w:space="23" w:color="CCCCCC"/>
          <w:left w:val="single" w:sz="6" w:space="9" w:color="CCCCCC"/>
          <w:bottom w:val="single" w:sz="6" w:space="23"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opLinePunct w:val="0"/>
        <w:adjustRightInd/>
        <w:snapToGrid/>
        <w:spacing w:before="0" w:after="0" w:line="240" w:lineRule="auto"/>
        <w:ind w:left="0"/>
        <w:rPr>
          <w:rFonts w:ascii="Consolas" w:eastAsia="宋体" w:hAnsi="Consolas" w:cs="宋体"/>
          <w:color w:val="333333"/>
          <w:sz w:val="24"/>
          <w:szCs w:val="24"/>
        </w:rPr>
      </w:pPr>
      <w:proofErr w:type="spellStart"/>
      <w:r w:rsidRPr="008673A4">
        <w:rPr>
          <w:rFonts w:ascii="Consolas" w:eastAsia="宋体" w:hAnsi="Consolas" w:cs="宋体"/>
          <w:color w:val="333333"/>
          <w:sz w:val="24"/>
          <w:szCs w:val="24"/>
        </w:rPr>
        <w:t>openGauss</w:t>
      </w:r>
      <w:proofErr w:type="spellEnd"/>
      <w:r w:rsidRPr="008673A4">
        <w:rPr>
          <w:rFonts w:ascii="Consolas" w:eastAsia="宋体" w:hAnsi="Consolas" w:cs="宋体"/>
          <w:color w:val="333333"/>
          <w:sz w:val="24"/>
          <w:szCs w:val="24"/>
        </w:rPr>
        <w:t xml:space="preserve">=# SELECT </w:t>
      </w:r>
      <w:proofErr w:type="gramStart"/>
      <w:r w:rsidRPr="008673A4">
        <w:rPr>
          <w:rFonts w:ascii="Consolas" w:eastAsia="宋体" w:hAnsi="Consolas" w:cs="宋体"/>
          <w:color w:val="333333"/>
          <w:sz w:val="24"/>
          <w:szCs w:val="24"/>
        </w:rPr>
        <w:t>COUNT(</w:t>
      </w:r>
      <w:proofErr w:type="gramEnd"/>
      <w:r w:rsidRPr="008673A4">
        <w:rPr>
          <w:rFonts w:ascii="Consolas" w:eastAsia="宋体" w:hAnsi="Consolas" w:cs="宋体"/>
          <w:color w:val="333333"/>
          <w:sz w:val="24"/>
          <w:szCs w:val="24"/>
        </w:rPr>
        <w:t>*) FROM t1 GROUP BY a;</w:t>
      </w:r>
    </w:p>
    <w:p w14:paraId="5EA7492B" w14:textId="77777777" w:rsidR="008673A4" w:rsidRPr="008673A4" w:rsidRDefault="008673A4" w:rsidP="008673A4">
      <w:pPr>
        <w:pBdr>
          <w:top w:val="single" w:sz="6" w:space="23" w:color="CCCCCC"/>
          <w:left w:val="single" w:sz="6" w:space="9" w:color="CCCCCC"/>
          <w:bottom w:val="single" w:sz="6" w:space="23"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opLinePunct w:val="0"/>
        <w:adjustRightInd/>
        <w:snapToGrid/>
        <w:spacing w:before="0" w:after="0" w:line="240" w:lineRule="auto"/>
        <w:ind w:left="0"/>
        <w:rPr>
          <w:rFonts w:ascii="Consolas" w:eastAsia="宋体" w:hAnsi="Consolas" w:cs="宋体"/>
          <w:color w:val="333333"/>
          <w:sz w:val="24"/>
          <w:szCs w:val="24"/>
        </w:rPr>
      </w:pPr>
      <w:r w:rsidRPr="008673A4">
        <w:rPr>
          <w:rFonts w:ascii="Consolas" w:eastAsia="宋体" w:hAnsi="Consolas" w:cs="宋体"/>
          <w:color w:val="333333"/>
          <w:sz w:val="24"/>
          <w:szCs w:val="24"/>
        </w:rPr>
        <w:t>......</w:t>
      </w:r>
    </w:p>
    <w:p w14:paraId="782CD59C" w14:textId="69368912" w:rsidR="00810309" w:rsidRPr="008673A4" w:rsidRDefault="008673A4" w:rsidP="008673A4">
      <w:pPr>
        <w:pBdr>
          <w:top w:val="single" w:sz="6" w:space="23" w:color="CCCCCC"/>
          <w:left w:val="single" w:sz="6" w:space="9" w:color="CCCCCC"/>
          <w:bottom w:val="single" w:sz="6" w:space="23"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opLinePunct w:val="0"/>
        <w:adjustRightInd/>
        <w:snapToGrid/>
        <w:spacing w:before="0" w:after="0" w:line="240" w:lineRule="auto"/>
        <w:ind w:left="0"/>
        <w:rPr>
          <w:rFonts w:ascii="Consolas" w:eastAsia="宋体" w:hAnsi="Consolas" w:cs="宋体" w:hint="eastAsia"/>
          <w:color w:val="333333"/>
          <w:sz w:val="24"/>
          <w:szCs w:val="24"/>
        </w:rPr>
      </w:pPr>
      <w:proofErr w:type="spellStart"/>
      <w:r w:rsidRPr="008673A4">
        <w:rPr>
          <w:rFonts w:ascii="Consolas" w:eastAsia="宋体" w:hAnsi="Consolas" w:cs="宋体"/>
          <w:color w:val="333333"/>
          <w:sz w:val="24"/>
          <w:szCs w:val="24"/>
        </w:rPr>
        <w:t>openGauss</w:t>
      </w:r>
      <w:proofErr w:type="spellEnd"/>
      <w:r w:rsidRPr="008673A4">
        <w:rPr>
          <w:rFonts w:ascii="Consolas" w:eastAsia="宋体" w:hAnsi="Consolas" w:cs="宋体"/>
          <w:color w:val="333333"/>
          <w:sz w:val="24"/>
          <w:szCs w:val="24"/>
        </w:rPr>
        <w:t xml:space="preserve">=# SET </w:t>
      </w:r>
      <w:proofErr w:type="spellStart"/>
      <w:r w:rsidRPr="008673A4">
        <w:rPr>
          <w:rFonts w:ascii="Consolas" w:eastAsia="宋体" w:hAnsi="Consolas" w:cs="宋体"/>
          <w:color w:val="333333"/>
          <w:sz w:val="24"/>
          <w:szCs w:val="24"/>
        </w:rPr>
        <w:t>query_dop</w:t>
      </w:r>
      <w:proofErr w:type="spellEnd"/>
      <w:r w:rsidRPr="008673A4">
        <w:rPr>
          <w:rFonts w:ascii="Consolas" w:eastAsia="宋体" w:hAnsi="Consolas" w:cs="宋体"/>
          <w:color w:val="333333"/>
          <w:sz w:val="24"/>
          <w:szCs w:val="24"/>
        </w:rPr>
        <w:t xml:space="preserve"> = 1;</w:t>
      </w:r>
    </w:p>
    <w:p w14:paraId="1DAE26C3" w14:textId="582DD5D5" w:rsidR="00A01E24" w:rsidRPr="004A12B5" w:rsidRDefault="00D97418" w:rsidP="0091272C">
      <w:pPr>
        <w:pStyle w:val="1e"/>
        <w:rPr>
          <w:rPrChange w:id="357" w:author="ljl" w:date="2021-11-14T10:24:00Z">
            <w:rPr>
              <w:rFonts w:ascii="Huawei Sans" w:hAnsi="Huawei Sans"/>
            </w:rPr>
          </w:rPrChange>
        </w:rPr>
      </w:pPr>
      <w:r>
        <w:rPr>
          <w:noProof/>
        </w:rPr>
        <w:lastRenderedPageBreak/>
        <w:drawing>
          <wp:inline distT="0" distB="0" distL="0" distR="0" wp14:anchorId="4094FC64" wp14:editId="37B9A351">
            <wp:extent cx="6120130" cy="184721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1847215"/>
                    </a:xfrm>
                    <a:prstGeom prst="rect">
                      <a:avLst/>
                    </a:prstGeom>
                    <a:noFill/>
                    <a:ln>
                      <a:noFill/>
                    </a:ln>
                  </pic:spPr>
                </pic:pic>
              </a:graphicData>
            </a:graphic>
          </wp:inline>
        </w:drawing>
      </w:r>
    </w:p>
    <w:p w14:paraId="6E2AEFD1" w14:textId="235934FD" w:rsidR="00A01E24" w:rsidRDefault="00A01E24" w:rsidP="0091272C">
      <w:pPr>
        <w:pStyle w:val="1e"/>
        <w:rPr>
          <w:rPrChange w:id="358" w:author="ljl" w:date="2021-11-14T10:24:00Z">
            <w:rPr>
              <w:rFonts w:ascii="Huawei Sans" w:hAnsi="Huawei Sans"/>
            </w:rPr>
          </w:rPrChange>
        </w:rPr>
      </w:pPr>
    </w:p>
    <w:p w14:paraId="003F17CC" w14:textId="77777777" w:rsidR="00A01E24" w:rsidRDefault="00A01E24" w:rsidP="0091272C">
      <w:pPr>
        <w:pStyle w:val="1e"/>
        <w:rPr>
          <w:rPrChange w:id="359" w:author="ljl" w:date="2021-11-14T10:24:00Z">
            <w:rPr>
              <w:rFonts w:ascii="Huawei Sans" w:hAnsi="Huawei Sans"/>
            </w:rPr>
          </w:rPrChange>
        </w:rPr>
      </w:pPr>
      <w:r w:rsidRPr="00D435D3">
        <w:rPr>
          <w:rFonts w:hint="eastAsia"/>
          <w:rPrChange w:id="360" w:author="ljl" w:date="2021-11-14T10:24:00Z">
            <w:rPr>
              <w:rFonts w:ascii="Huawei Sans" w:hAnsi="Huawei Sans" w:hint="eastAsia"/>
            </w:rPr>
          </w:rPrChange>
        </w:rPr>
        <w:t>实践思考题</w:t>
      </w:r>
      <w:r w:rsidRPr="00D435D3">
        <w:rPr>
          <w:rPrChange w:id="361" w:author="ljl" w:date="2021-11-14T10:24:00Z">
            <w:rPr>
              <w:rFonts w:ascii="Huawei Sans" w:hAnsi="Huawei Sans"/>
            </w:rPr>
          </w:rPrChange>
        </w:rPr>
        <w:t>1</w:t>
      </w:r>
      <w:r>
        <w:rPr>
          <w:rFonts w:hint="eastAsia"/>
          <w:rPrChange w:id="362" w:author="ljl" w:date="2021-11-14T10:24:00Z">
            <w:rPr>
              <w:rFonts w:ascii="Huawei Sans" w:hAnsi="Huawei Sans" w:hint="eastAsia"/>
            </w:rPr>
          </w:rPrChange>
        </w:rPr>
        <w:t>：</w:t>
      </w:r>
      <w:r w:rsidRPr="00460223">
        <w:rPr>
          <w:rFonts w:hint="eastAsia"/>
          <w:rPrChange w:id="363" w:author="ljl" w:date="2021-11-14T10:24:00Z">
            <w:rPr>
              <w:rFonts w:ascii="Huawei Sans" w:hAnsi="Huawei Sans" w:hint="eastAsia"/>
            </w:rPr>
          </w:rPrChange>
        </w:rPr>
        <w:t>根据</w:t>
      </w:r>
      <w:r w:rsidRPr="00460223">
        <w:rPr>
          <w:rPrChange w:id="364" w:author="ljl" w:date="2021-11-14T10:24:00Z">
            <w:rPr>
              <w:rFonts w:ascii="Huawei Sans" w:hAnsi="Huawei Sans"/>
            </w:rPr>
          </w:rPrChange>
        </w:rPr>
        <w:t>X-Tuner</w:t>
      </w:r>
      <w:r w:rsidRPr="00460223">
        <w:rPr>
          <w:rFonts w:hint="eastAsia"/>
          <w:rPrChange w:id="365" w:author="ljl" w:date="2021-11-14T10:24:00Z">
            <w:rPr>
              <w:rFonts w:ascii="Huawei Sans" w:hAnsi="Huawei Sans" w:hint="eastAsia"/>
            </w:rPr>
          </w:rPrChange>
        </w:rPr>
        <w:t>给出的参数优化，在哪些参数上进行了优化，为何要对这些参数进行优化？</w:t>
      </w:r>
    </w:p>
    <w:p w14:paraId="3F27B277" w14:textId="228E8AD9" w:rsidR="00111049" w:rsidRDefault="00111049" w:rsidP="0091272C">
      <w:pPr>
        <w:pStyle w:val="1e"/>
        <w:rPr>
          <w:ins w:id="366" w:author="ljz" w:date="2021-11-14T10:24:00Z"/>
          <w:rFonts w:hint="eastAsia"/>
        </w:rPr>
      </w:pPr>
      <w:ins w:id="367" w:author="ljz" w:date="2021-11-14T10:24:00Z">
        <w:r>
          <w:rPr>
            <w:rFonts w:hint="eastAsia"/>
          </w:rPr>
          <w:t>2</w:t>
        </w:r>
        <w:r>
          <w:rPr>
            <w:rFonts w:hint="eastAsia"/>
          </w:rPr>
          <w:t>个参数，</w:t>
        </w:r>
        <w:proofErr w:type="spellStart"/>
        <w:r>
          <w:rPr>
            <w:rFonts w:hint="eastAsia"/>
          </w:rPr>
          <w:t>max</w:t>
        </w:r>
        <w:r>
          <w:t>_connections</w:t>
        </w:r>
        <w:proofErr w:type="spellEnd"/>
        <w:r>
          <w:rPr>
            <w:rFonts w:hint="eastAsia"/>
          </w:rPr>
          <w:t>，</w:t>
        </w:r>
        <w:proofErr w:type="spellStart"/>
        <w:r>
          <w:rPr>
            <w:rFonts w:hint="eastAsia"/>
          </w:rPr>
          <w:t>shared</w:t>
        </w:r>
        <w:r>
          <w:t>_buffers</w:t>
        </w:r>
        <w:proofErr w:type="spellEnd"/>
      </w:ins>
    </w:p>
    <w:p w14:paraId="59C5EA87" w14:textId="77777777" w:rsidR="00D17DCD" w:rsidRPr="00D17DCD" w:rsidRDefault="00D17DCD" w:rsidP="0091272C">
      <w:pPr>
        <w:pStyle w:val="1e"/>
        <w:rPr>
          <w:ins w:id="368" w:author="ljz" w:date="2021-11-14T10:24:00Z"/>
          <w:rFonts w:hint="eastAsia"/>
        </w:rPr>
      </w:pPr>
      <w:proofErr w:type="spellStart"/>
      <w:ins w:id="369" w:author="ljz" w:date="2021-11-14T10:24:00Z">
        <w:r w:rsidRPr="00D17DCD">
          <w:t>max_connections</w:t>
        </w:r>
        <w:proofErr w:type="spellEnd"/>
      </w:ins>
    </w:p>
    <w:p w14:paraId="18C31C34" w14:textId="77777777" w:rsidR="00D17DCD" w:rsidRPr="00D17DCD" w:rsidRDefault="00D17DCD" w:rsidP="0091272C">
      <w:pPr>
        <w:pStyle w:val="1e"/>
        <w:rPr>
          <w:ins w:id="370" w:author="ljz" w:date="2021-11-14T10:24:00Z"/>
          <w:rFonts w:hint="eastAsia"/>
        </w:rPr>
      </w:pPr>
      <w:proofErr w:type="spellStart"/>
      <w:ins w:id="371" w:author="ljz" w:date="2021-11-14T10:24:00Z">
        <w:r w:rsidRPr="00D17DCD">
          <w:t>max_connections</w:t>
        </w:r>
        <w:proofErr w:type="spellEnd"/>
        <w:r w:rsidRPr="00D17DCD">
          <w:t xml:space="preserve"> </w:t>
        </w:r>
        <w:r w:rsidRPr="00D17DCD">
          <w:t>决定了客户端的最大并发连接数，默认值通常为</w:t>
        </w:r>
        <w:r w:rsidRPr="00D17DCD">
          <w:t xml:space="preserve"> 100</w:t>
        </w:r>
        <w:r w:rsidRPr="00D17DCD">
          <w:t>。如果出现连接数过多，无法连接数据库的错误时，可能需要考虑增加最大连接数。不过，修改该参数还需要考虑对其他参数的影响（尤其是</w:t>
        </w:r>
        <w:r w:rsidRPr="00D17DCD">
          <w:t xml:space="preserve"> </w:t>
        </w:r>
        <w:proofErr w:type="spellStart"/>
        <w:r w:rsidRPr="00D17DCD">
          <w:t>work_mem</w:t>
        </w:r>
        <w:proofErr w:type="spellEnd"/>
        <w:r w:rsidRPr="00D17DCD">
          <w:t>）；因为它们是基于每个连接设置的值，增加连接数也会导致这些内存使用量的增加。</w:t>
        </w:r>
      </w:ins>
    </w:p>
    <w:p w14:paraId="101DC498" w14:textId="77777777" w:rsidR="00D17DCD" w:rsidRPr="00D17DCD" w:rsidRDefault="00D17DCD" w:rsidP="0091272C">
      <w:pPr>
        <w:pStyle w:val="1e"/>
        <w:rPr>
          <w:ins w:id="372" w:author="ljz" w:date="2021-11-14T10:24:00Z"/>
          <w:rFonts w:hint="eastAsia"/>
        </w:rPr>
      </w:pPr>
    </w:p>
    <w:p w14:paraId="610BBC8E" w14:textId="77777777" w:rsidR="00D17DCD" w:rsidRPr="00D17DCD" w:rsidRDefault="00D17DCD" w:rsidP="0091272C">
      <w:pPr>
        <w:pStyle w:val="1e"/>
        <w:rPr>
          <w:ins w:id="373" w:author="ljz" w:date="2021-11-14T10:24:00Z"/>
          <w:rFonts w:hint="eastAsia"/>
        </w:rPr>
      </w:pPr>
      <w:proofErr w:type="spellStart"/>
      <w:ins w:id="374" w:author="ljz" w:date="2021-11-14T10:24:00Z">
        <w:r w:rsidRPr="00D17DCD">
          <w:t>shared_buffers</w:t>
        </w:r>
        <w:proofErr w:type="spellEnd"/>
      </w:ins>
    </w:p>
    <w:p w14:paraId="1A4D7C6A" w14:textId="77777777" w:rsidR="00D17DCD" w:rsidRPr="00D17DCD" w:rsidRDefault="00D17DCD" w:rsidP="0091272C">
      <w:pPr>
        <w:pStyle w:val="1e"/>
        <w:rPr>
          <w:ins w:id="375" w:author="ljz" w:date="2021-11-14T10:24:00Z"/>
          <w:rFonts w:hint="eastAsia"/>
        </w:rPr>
      </w:pPr>
      <w:ins w:id="376" w:author="ljz" w:date="2021-11-14T10:24:00Z">
        <w:r w:rsidRPr="00D17DCD">
          <w:rPr>
            <w:rFonts w:hint="eastAsia"/>
          </w:rPr>
          <w:t>除了操作系统的</w:t>
        </w:r>
        <w:r w:rsidRPr="00D17DCD">
          <w:t xml:space="preserve"> I/O </w:t>
        </w:r>
        <w:r w:rsidRPr="00D17DCD">
          <w:t>缓存之外，</w:t>
        </w:r>
        <w:r w:rsidRPr="00D17DCD">
          <w:t xml:space="preserve">PostgreSQL </w:t>
        </w:r>
        <w:r w:rsidRPr="00D17DCD">
          <w:t>还会使用自己的内部缓存。</w:t>
        </w:r>
        <w:r w:rsidRPr="00D17DCD">
          <w:t xml:space="preserve">PostgreSQL </w:t>
        </w:r>
        <w:r w:rsidRPr="00D17DCD">
          <w:t>共享内存缓冲区由参数</w:t>
        </w:r>
        <w:r w:rsidRPr="00D17DCD">
          <w:t xml:space="preserve"> </w:t>
        </w:r>
        <w:proofErr w:type="spellStart"/>
        <w:r w:rsidRPr="00D17DCD">
          <w:t>shared_buffers</w:t>
        </w:r>
        <w:proofErr w:type="spellEnd"/>
        <w:r w:rsidRPr="00D17DCD">
          <w:t xml:space="preserve"> </w:t>
        </w:r>
        <w:r w:rsidRPr="00D17DCD">
          <w:t>设置，它决定了</w:t>
        </w:r>
        <w:r w:rsidRPr="00D17DCD">
          <w:t xml:space="preserve"> PostgreSQL </w:t>
        </w:r>
        <w:r w:rsidRPr="00D17DCD">
          <w:t>能够使用的专用缓存大小。</w:t>
        </w:r>
      </w:ins>
    </w:p>
    <w:p w14:paraId="29AAA668" w14:textId="77777777" w:rsidR="00D17DCD" w:rsidRPr="00D17DCD" w:rsidRDefault="00D17DCD" w:rsidP="0091272C">
      <w:pPr>
        <w:pStyle w:val="1e"/>
        <w:rPr>
          <w:ins w:id="377" w:author="ljz" w:date="2021-11-14T10:24:00Z"/>
          <w:rFonts w:hint="eastAsia"/>
        </w:rPr>
      </w:pPr>
      <w:ins w:id="378" w:author="ljz" w:date="2021-11-14T10:24:00Z">
        <w:r w:rsidRPr="00D17DCD">
          <w:rPr>
            <w:rFonts w:hint="eastAsia"/>
          </w:rPr>
          <w:t>为确保在所有机器和操作系统上的兼容性，</w:t>
        </w:r>
        <w:r w:rsidRPr="00D17DCD">
          <w:t xml:space="preserve">PostgreSQL </w:t>
        </w:r>
        <w:r w:rsidRPr="00D17DCD">
          <w:t>默认将该值设置得很小，通常是</w:t>
        </w:r>
        <w:r w:rsidRPr="00D17DCD">
          <w:t xml:space="preserve"> 128 MB</w:t>
        </w:r>
        <w:r w:rsidRPr="00D17DCD">
          <w:t>。因此，增加</w:t>
        </w:r>
        <w:r w:rsidRPr="00D17DCD">
          <w:t xml:space="preserve"> </w:t>
        </w:r>
        <w:proofErr w:type="spellStart"/>
        <w:r w:rsidRPr="00D17DCD">
          <w:t>shared_buffers</w:t>
        </w:r>
        <w:proofErr w:type="spellEnd"/>
        <w:r w:rsidRPr="00D17DCD">
          <w:t xml:space="preserve"> </w:t>
        </w:r>
        <w:r w:rsidRPr="00D17DCD">
          <w:t>的值是提高性能最有效的设置之一。</w:t>
        </w:r>
      </w:ins>
    </w:p>
    <w:p w14:paraId="12BEAA97" w14:textId="77777777" w:rsidR="00D17DCD" w:rsidRPr="00D17DCD" w:rsidRDefault="00D17DCD" w:rsidP="0091272C">
      <w:pPr>
        <w:pStyle w:val="1e"/>
        <w:rPr>
          <w:ins w:id="379" w:author="ljz" w:date="2021-11-14T10:24:00Z"/>
          <w:rFonts w:hint="eastAsia"/>
        </w:rPr>
      </w:pPr>
      <w:ins w:id="380" w:author="ljz" w:date="2021-11-14T10:24:00Z">
        <w:r w:rsidRPr="00D17DCD">
          <w:t> </w:t>
        </w:r>
      </w:ins>
    </w:p>
    <w:p w14:paraId="0F808BC2" w14:textId="7D782345" w:rsidR="00A01E24" w:rsidRDefault="00D17DCD" w:rsidP="0091272C">
      <w:pPr>
        <w:pStyle w:val="1e"/>
        <w:rPr>
          <w:ins w:id="381" w:author="ljl" w:date="2021-11-14T10:24:00Z"/>
          <w:rFonts w:hint="eastAsia"/>
        </w:rPr>
      </w:pPr>
      <w:ins w:id="382" w:author="ljz" w:date="2021-11-14T10:24:00Z">
        <w:r w:rsidRPr="00D17DCD">
          <w:rPr>
            <w:rFonts w:hint="eastAsia"/>
          </w:rPr>
          <w:t>修改</w:t>
        </w:r>
        <w:r w:rsidRPr="00D17DCD">
          <w:t xml:space="preserve"> </w:t>
        </w:r>
        <w:proofErr w:type="spellStart"/>
        <w:r w:rsidRPr="00D17DCD">
          <w:t>shared_buffers</w:t>
        </w:r>
        <w:proofErr w:type="spellEnd"/>
        <w:r w:rsidRPr="00D17DCD">
          <w:t xml:space="preserve"> </w:t>
        </w:r>
        <w:r w:rsidRPr="00D17DCD">
          <w:t>之后必须重启服务器才能生效</w:t>
        </w:r>
      </w:ins>
    </w:p>
    <w:p w14:paraId="457EB4DB" w14:textId="28ED20B5" w:rsidR="00325834" w:rsidRDefault="00325834" w:rsidP="0091272C">
      <w:pPr>
        <w:pStyle w:val="1e"/>
        <w:rPr>
          <w:ins w:id="383" w:author="ljl" w:date="2021-11-14T10:24:00Z"/>
          <w:rFonts w:hint="eastAsia"/>
        </w:rPr>
      </w:pPr>
      <w:ins w:id="384" w:author="ljl" w:date="2021-11-14T10:24:00Z">
        <w:r w:rsidRPr="00787E67">
          <w:rPr>
            <w:noProof/>
          </w:rPr>
          <w:drawing>
            <wp:inline distT="0" distB="0" distL="0" distR="0" wp14:anchorId="2C0C8FDB" wp14:editId="20D60C62">
              <wp:extent cx="6118868" cy="1602740"/>
              <wp:effectExtent l="0" t="0" r="0" b="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rotWithShape="1">
                      <a:blip r:embed="rId31"/>
                      <a:srcRect t="48511"/>
                      <a:stretch/>
                    </pic:blipFill>
                    <pic:spPr bwMode="auto">
                      <a:xfrm>
                        <a:off x="0" y="0"/>
                        <a:ext cx="6120130" cy="1603070"/>
                      </a:xfrm>
                      <a:prstGeom prst="rect">
                        <a:avLst/>
                      </a:prstGeom>
                      <a:ln>
                        <a:noFill/>
                      </a:ln>
                      <a:extLst>
                        <a:ext uri="{53640926-AAD7-44D8-BBD7-CCE9431645EC}">
                          <a14:shadowObscured xmlns:a14="http://schemas.microsoft.com/office/drawing/2010/main"/>
                        </a:ext>
                      </a:extLst>
                    </pic:spPr>
                  </pic:pic>
                </a:graphicData>
              </a:graphic>
            </wp:inline>
          </w:drawing>
        </w:r>
      </w:ins>
    </w:p>
    <w:p w14:paraId="75D47168" w14:textId="77777777" w:rsidR="00A01E24" w:rsidRDefault="00A01E24" w:rsidP="0091272C">
      <w:pPr>
        <w:pStyle w:val="1e"/>
        <w:rPr>
          <w:rPrChange w:id="385" w:author="ljl" w:date="2021-11-14T10:24:00Z">
            <w:rPr>
              <w:rFonts w:ascii="Huawei Sans" w:hAnsi="Huawei Sans"/>
            </w:rPr>
          </w:rPrChange>
        </w:rPr>
      </w:pPr>
    </w:p>
    <w:p w14:paraId="720FA561" w14:textId="4FC4CFAC" w:rsidR="00A01E24" w:rsidRDefault="00A01E24" w:rsidP="0091272C">
      <w:pPr>
        <w:pStyle w:val="1e"/>
        <w:rPr>
          <w:rPrChange w:id="386" w:author="ljl" w:date="2021-11-14T10:24:00Z">
            <w:rPr>
              <w:rFonts w:ascii="Huawei Sans" w:hAnsi="Huawei Sans"/>
            </w:rPr>
          </w:rPrChange>
        </w:rPr>
      </w:pPr>
      <w:r w:rsidRPr="00D435D3">
        <w:rPr>
          <w:rFonts w:hint="eastAsia"/>
          <w:rPrChange w:id="387" w:author="ljl" w:date="2021-11-14T10:24:00Z">
            <w:rPr>
              <w:rFonts w:ascii="Huawei Sans" w:hAnsi="Huawei Sans" w:hint="eastAsia"/>
            </w:rPr>
          </w:rPrChange>
        </w:rPr>
        <w:t>实践思考题</w:t>
      </w:r>
      <w:r w:rsidRPr="00D435D3">
        <w:rPr>
          <w:rPrChange w:id="388" w:author="ljl" w:date="2021-11-14T10:24:00Z">
            <w:rPr>
              <w:rFonts w:ascii="Huawei Sans" w:hAnsi="Huawei Sans"/>
            </w:rPr>
          </w:rPrChange>
        </w:rPr>
        <w:t>2</w:t>
      </w:r>
      <w:r>
        <w:rPr>
          <w:rFonts w:hint="eastAsia"/>
          <w:rPrChange w:id="389" w:author="ljl" w:date="2021-11-14T10:24:00Z">
            <w:rPr>
              <w:rFonts w:ascii="Huawei Sans" w:hAnsi="Huawei Sans" w:hint="eastAsia"/>
            </w:rPr>
          </w:rPrChange>
        </w:rPr>
        <w:t>：</w:t>
      </w:r>
      <w:r w:rsidRPr="00460223">
        <w:rPr>
          <w:rFonts w:hint="eastAsia"/>
          <w:rPrChange w:id="390" w:author="ljl" w:date="2021-11-14T10:24:00Z">
            <w:rPr>
              <w:rFonts w:ascii="Huawei Sans" w:hAnsi="Huawei Sans" w:hint="eastAsia"/>
            </w:rPr>
          </w:rPrChange>
        </w:rPr>
        <w:t>索引的使用，对于执行</w:t>
      </w:r>
      <w:r w:rsidRPr="00460223">
        <w:rPr>
          <w:rPrChange w:id="391" w:author="ljl" w:date="2021-11-14T10:24:00Z">
            <w:rPr>
              <w:rFonts w:ascii="Huawei Sans" w:hAnsi="Huawei Sans"/>
            </w:rPr>
          </w:rPrChange>
        </w:rPr>
        <w:t>SQL</w:t>
      </w:r>
      <w:r w:rsidRPr="00460223">
        <w:rPr>
          <w:rFonts w:hint="eastAsia"/>
          <w:rPrChange w:id="392" w:author="ljl" w:date="2021-11-14T10:24:00Z">
            <w:rPr>
              <w:rFonts w:ascii="Huawei Sans" w:hAnsi="Huawei Sans" w:hint="eastAsia"/>
            </w:rPr>
          </w:rPrChange>
        </w:rPr>
        <w:t>有什么好处？除了使用索引和参数外，还有哪些方面可以对数据库进行优化？</w:t>
      </w:r>
    </w:p>
    <w:p w14:paraId="3545044C" w14:textId="05E65DDE" w:rsidR="00111049" w:rsidRDefault="00111049" w:rsidP="0091272C">
      <w:pPr>
        <w:pStyle w:val="1e"/>
        <w:rPr>
          <w:rFonts w:hint="eastAsia"/>
        </w:rPr>
      </w:pPr>
      <w:ins w:id="393" w:author="ljz" w:date="2021-11-14T10:24:00Z">
        <w:r w:rsidRPr="00111049">
          <w:rPr>
            <w:rFonts w:hint="eastAsia"/>
          </w:rPr>
          <w:t>数据库索引是为了增加查询速度而对表字段附加的一种标识。如果我们对某一字段增加索引，查询时就会先去索引列表中一次定位到特定值的行数，大大减少遍历匹配的行数，所以能明显增加查询的速度。</w:t>
        </w:r>
      </w:ins>
    </w:p>
    <w:p w14:paraId="71ABC23F" w14:textId="6547D85B" w:rsidR="00D523A5" w:rsidRDefault="00D523A5" w:rsidP="0091272C">
      <w:pPr>
        <w:pStyle w:val="1e"/>
        <w:rPr>
          <w:rFonts w:hint="eastAsia"/>
        </w:rPr>
      </w:pPr>
    </w:p>
    <w:p w14:paraId="1C449424" w14:textId="77777777" w:rsidR="00D523A5" w:rsidRDefault="00D523A5" w:rsidP="0091272C">
      <w:pPr>
        <w:pStyle w:val="1e"/>
        <w:rPr>
          <w:ins w:id="394" w:author="ljl" w:date="2021-11-14T10:24:00Z"/>
          <w:rFonts w:hint="eastAsia"/>
        </w:rPr>
      </w:pPr>
      <w:ins w:id="395" w:author="ljl" w:date="2021-11-14T10:24:00Z">
        <w:r>
          <w:rPr>
            <w:rFonts w:hint="eastAsia"/>
          </w:rPr>
          <w:t>除了使用索引和参数外，还可以通过</w:t>
        </w:r>
        <w:r>
          <w:rPr>
            <w:rFonts w:hint="eastAsia"/>
          </w:rPr>
          <w:t>S</w:t>
        </w:r>
        <w:r>
          <w:t>QL</w:t>
        </w:r>
        <w:r>
          <w:rPr>
            <w:rFonts w:hint="eastAsia"/>
          </w:rPr>
          <w:t>语句以及有效索引、数据结构、系统配置和硬件来对数据库进行优化。</w:t>
        </w:r>
      </w:ins>
    </w:p>
    <w:p w14:paraId="5888875D" w14:textId="5472CC3E" w:rsidR="00111049" w:rsidRDefault="00111049" w:rsidP="0091272C">
      <w:pPr>
        <w:pStyle w:val="1e"/>
        <w:numPr>
          <w:ilvl w:val="0"/>
          <w:numId w:val="28"/>
        </w:numPr>
        <w:rPr>
          <w:rFonts w:hint="eastAsia"/>
        </w:rPr>
      </w:pPr>
      <w:ins w:id="396" w:author="ljz" w:date="2021-11-14T10:24:00Z">
        <w:r>
          <w:rPr>
            <w:rFonts w:hint="eastAsia"/>
          </w:rPr>
          <w:t>设计表时选好字段类型，对数据量较大的表，为减少与其他表的关联，增加一些冗余字段提高查询性能。</w:t>
        </w:r>
      </w:ins>
    </w:p>
    <w:p w14:paraId="6DB5C86D" w14:textId="01807BD4" w:rsidR="003B6069" w:rsidRDefault="003B6069" w:rsidP="0091272C">
      <w:pPr>
        <w:pStyle w:val="1e"/>
        <w:numPr>
          <w:ilvl w:val="0"/>
          <w:numId w:val="28"/>
        </w:numPr>
        <w:rPr>
          <w:ins w:id="397" w:author="ljz" w:date="2021-11-14T10:24:00Z"/>
          <w:rFonts w:hint="eastAsia"/>
        </w:rPr>
      </w:pPr>
      <w:ins w:id="398" w:author="ljl" w:date="2021-11-14T10:24:00Z">
        <w:r>
          <w:rPr>
            <w:rFonts w:hint="eastAsia"/>
          </w:rPr>
          <w:t>根据需求要写结构良好的</w:t>
        </w:r>
        <w:r>
          <w:rPr>
            <w:rFonts w:hint="eastAsia"/>
          </w:rPr>
          <w:t>S</w:t>
        </w:r>
        <w:r>
          <w:t>QL</w:t>
        </w:r>
        <w:r>
          <w:rPr>
            <w:rFonts w:hint="eastAsia"/>
          </w:rPr>
          <w:t>，再根据</w:t>
        </w:r>
        <w:r>
          <w:rPr>
            <w:rFonts w:hint="eastAsia"/>
          </w:rPr>
          <w:t>S</w:t>
        </w:r>
        <w:r>
          <w:t>QL</w:t>
        </w:r>
        <w:r>
          <w:rPr>
            <w:rFonts w:hint="eastAsia"/>
          </w:rPr>
          <w:t>在表中建立有效的索引</w:t>
        </w:r>
      </w:ins>
    </w:p>
    <w:p w14:paraId="5F24C934" w14:textId="47C83AFC" w:rsidR="00111049" w:rsidRDefault="00D523A5" w:rsidP="0091272C">
      <w:pPr>
        <w:pStyle w:val="1e"/>
        <w:numPr>
          <w:ilvl w:val="0"/>
          <w:numId w:val="28"/>
        </w:numPr>
        <w:rPr>
          <w:ins w:id="399" w:author="ljz" w:date="2021-11-14T10:24:00Z"/>
          <w:rFonts w:hint="eastAsia"/>
        </w:rPr>
      </w:pPr>
      <w:ins w:id="400" w:author="ljl" w:date="2021-11-14T10:24:00Z">
        <w:r>
          <w:rPr>
            <w:rFonts w:hint="eastAsia"/>
          </w:rPr>
          <w:t>硬件配置的优化。由于</w:t>
        </w:r>
        <w:proofErr w:type="spellStart"/>
        <w:r>
          <w:rPr>
            <w:rFonts w:hint="eastAsia"/>
          </w:rPr>
          <w:t>o</w:t>
        </w:r>
        <w:r>
          <w:t>penGauss</w:t>
        </w:r>
        <w:proofErr w:type="spellEnd"/>
        <w:r>
          <w:rPr>
            <w:rFonts w:hint="eastAsia"/>
          </w:rPr>
          <w:t>支持使用</w:t>
        </w:r>
        <w:r>
          <w:rPr>
            <w:rFonts w:hint="eastAsia"/>
          </w:rPr>
          <w:t>S</w:t>
        </w:r>
        <w:r>
          <w:t>SD</w:t>
        </w:r>
        <w:r>
          <w:rPr>
            <w:rFonts w:hint="eastAsia"/>
          </w:rPr>
          <w:t>盘作为数据的组存储设备，但必须是</w:t>
        </w:r>
        <w:r>
          <w:rPr>
            <w:rFonts w:hint="eastAsia"/>
          </w:rPr>
          <w:t>S</w:t>
        </w:r>
        <w:r>
          <w:t>AS</w:t>
        </w:r>
        <w:r>
          <w:rPr>
            <w:rFonts w:hint="eastAsia"/>
          </w:rPr>
          <w:t>接口的</w:t>
        </w:r>
        <w:r>
          <w:rPr>
            <w:rFonts w:hint="eastAsia"/>
          </w:rPr>
          <w:t>S</w:t>
        </w:r>
        <w:r>
          <w:t>SD</w:t>
        </w:r>
        <w:r>
          <w:rPr>
            <w:rFonts w:hint="eastAsia"/>
          </w:rPr>
          <w:t>盘，以</w:t>
        </w:r>
        <w:r>
          <w:rPr>
            <w:rFonts w:hint="eastAsia"/>
          </w:rPr>
          <w:t>R</w:t>
        </w:r>
        <w:r>
          <w:t>AID</w:t>
        </w:r>
        <w:r>
          <w:rPr>
            <w:rFonts w:hint="eastAsia"/>
          </w:rPr>
          <w:t>的方式部署使用。</w:t>
        </w:r>
      </w:ins>
      <w:ins w:id="401" w:author="ljz" w:date="2021-11-14T10:24:00Z">
        <w:r w:rsidR="00111049" w:rsidRPr="00111049">
          <w:rPr>
            <w:rFonts w:hint="eastAsia"/>
          </w:rPr>
          <w:t>服务器不能太差，磁盘的读写性能影响</w:t>
        </w:r>
        <w:r w:rsidR="00111049" w:rsidRPr="00111049">
          <w:t>io</w:t>
        </w:r>
      </w:ins>
    </w:p>
    <w:p w14:paraId="696D819E" w14:textId="67C57DD4" w:rsidR="00111049" w:rsidRDefault="00111049" w:rsidP="0091272C">
      <w:pPr>
        <w:pStyle w:val="1e"/>
        <w:numPr>
          <w:ilvl w:val="0"/>
          <w:numId w:val="28"/>
        </w:numPr>
        <w:rPr>
          <w:ins w:id="402" w:author="ljz" w:date="2021-11-14T10:24:00Z"/>
          <w:rFonts w:hint="eastAsia"/>
        </w:rPr>
      </w:pPr>
      <w:ins w:id="403" w:author="ljz" w:date="2021-11-14T10:24:00Z">
        <w:r w:rsidRPr="00111049">
          <w:rPr>
            <w:rFonts w:hint="eastAsia"/>
          </w:rPr>
          <w:t>对访问频繁的数据，充分利用数据库</w:t>
        </w:r>
        <w:r w:rsidRPr="00111049">
          <w:t>cache</w:t>
        </w:r>
        <w:r w:rsidRPr="00111049">
          <w:t>和应用的缓存</w:t>
        </w:r>
      </w:ins>
    </w:p>
    <w:p w14:paraId="4BF77645" w14:textId="2B39A7AF" w:rsidR="00A01E24" w:rsidRPr="003253E2" w:rsidRDefault="00111049" w:rsidP="0091272C">
      <w:pPr>
        <w:pStyle w:val="1e"/>
        <w:numPr>
          <w:ilvl w:val="0"/>
          <w:numId w:val="28"/>
        </w:numPr>
        <w:rPr>
          <w:ins w:id="404" w:author="ljl" w:date="2021-11-14T10:24:00Z"/>
          <w:rFonts w:hint="eastAsia"/>
        </w:rPr>
      </w:pPr>
      <w:ins w:id="405" w:author="ljz" w:date="2021-11-14T10:24:00Z">
        <w:r w:rsidRPr="00111049">
          <w:rPr>
            <w:rFonts w:hint="eastAsia"/>
          </w:rPr>
          <w:t>数据库实体的碎片的整理</w:t>
        </w:r>
      </w:ins>
      <w:r w:rsidR="00ED712C">
        <w:rPr>
          <w:rFonts w:hint="eastAsia"/>
        </w:rPr>
        <w:t>.</w:t>
      </w:r>
      <w:r w:rsidR="00ED712C">
        <w:rPr>
          <w:rFonts w:hint="eastAsia"/>
        </w:rPr>
        <w:t>包括使用分区表</w:t>
      </w:r>
      <w:r w:rsidR="00ED712C">
        <w:rPr>
          <w:rFonts w:hint="eastAsia"/>
        </w:rPr>
        <w:t>.</w:t>
      </w:r>
    </w:p>
    <w:p w14:paraId="21A23DB9" w14:textId="77777777" w:rsidR="0034452C" w:rsidRDefault="0034452C" w:rsidP="00FB1323">
      <w:pPr>
        <w:topLinePunct w:val="0"/>
        <w:adjustRightInd/>
        <w:snapToGrid/>
        <w:spacing w:before="0" w:after="0" w:line="240" w:lineRule="auto"/>
        <w:ind w:left="0"/>
        <w:rPr>
          <w:ins w:id="406" w:author="ljl" w:date="2021-11-14T10:24:00Z"/>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ins w:id="407" w:author="ljl" w:date="2021-11-14T10:24:00Z">
        <w:r>
          <w:rPr>
            <w:rFonts w:ascii="HuaweiSans-Regular" w:eastAsia="方正兰亭黑简体" w:hAnsi="HuaweiSans-Regular" w:hint="eastAsia"/>
            <w:sz w:val="21"/>
          </w:rPr>
          <w:br w:type="page"/>
        </w:r>
      </w:ins>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9127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336F2555" w14:textId="61C4772F" w:rsidR="0034452C" w:rsidRPr="000E2D1D" w:rsidRDefault="00286903" w:rsidP="0091272C">
      <w:pPr>
        <w:pStyle w:val="1e"/>
        <w:rPr>
          <w:ins w:id="408" w:author="ljl" w:date="2021-11-14T10:24:00Z"/>
          <w:rFonts w:hint="eastAsia"/>
        </w:rPr>
      </w:pPr>
      <w:ins w:id="409" w:author="ljl" w:date="2021-11-14T10:24:00Z">
        <w:r w:rsidRPr="00286903">
          <w:rPr>
            <w:noProof/>
          </w:rPr>
          <w:drawing>
            <wp:inline distT="0" distB="0" distL="0" distR="0" wp14:anchorId="15CF3E32" wp14:editId="491D2828">
              <wp:extent cx="6120130" cy="957580"/>
              <wp:effectExtent l="0" t="0" r="0" b="0"/>
              <wp:docPr id="38" name="Picture 38" descr="A picture containing text, screenshot, monit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screenshot, monitor, black&#10;&#10;Description automatically generated"/>
                      <pic:cNvPicPr/>
                    </pic:nvPicPr>
                    <pic:blipFill>
                      <a:blip r:embed="rId47"/>
                      <a:stretch>
                        <a:fillRect/>
                      </a:stretch>
                    </pic:blipFill>
                    <pic:spPr>
                      <a:xfrm>
                        <a:off x="0" y="0"/>
                        <a:ext cx="6120130" cy="957580"/>
                      </a:xfrm>
                      <a:prstGeom prst="rect">
                        <a:avLst/>
                      </a:prstGeom>
                    </pic:spPr>
                  </pic:pic>
                </a:graphicData>
              </a:graphic>
            </wp:inline>
          </w:drawing>
        </w:r>
      </w:ins>
    </w:p>
    <w:p w14:paraId="49F7F942" w14:textId="77777777" w:rsidR="0034452C" w:rsidRPr="009639AD" w:rsidRDefault="0034452C" w:rsidP="0091272C">
      <w:pPr>
        <w:pStyle w:val="1e"/>
        <w:rPr>
          <w:rPrChange w:id="410" w:author="ljl" w:date="2021-11-14T10:24:00Z">
            <w:rPr>
              <w:rFonts w:ascii="Huawei Sans" w:hAnsi="Huawei Sans"/>
            </w:rPr>
          </w:rPrChange>
        </w:rPr>
      </w:pPr>
    </w:p>
    <w:p w14:paraId="019A4724" w14:textId="77777777" w:rsidR="00B91322" w:rsidRPr="009639AD" w:rsidRDefault="00B91322" w:rsidP="0091272C">
      <w:pPr>
        <w:pStyle w:val="1e"/>
        <w:rPr>
          <w:ins w:id="411" w:author="ljz" w:date="2021-11-14T10:24:00Z"/>
          <w:rFonts w:hint="eastAsia"/>
        </w:rPr>
      </w:pPr>
    </w:p>
    <w:p w14:paraId="4922287A" w14:textId="77777777" w:rsidR="0034452C" w:rsidRPr="00860899" w:rsidRDefault="0034452C" w:rsidP="0091272C">
      <w:pPr>
        <w:pStyle w:val="1e"/>
        <w:rPr>
          <w:rPrChange w:id="412" w:author="ljl" w:date="2021-11-14T10:24:00Z">
            <w:rPr>
              <w:rFonts w:ascii="Huawei Sans" w:hAnsi="Huawei Sans"/>
            </w:rPr>
          </w:rPrChange>
        </w:rPr>
      </w:pPr>
      <w:r w:rsidRPr="009639AD">
        <w:rPr>
          <w:rFonts w:hint="eastAsia"/>
          <w:rPrChange w:id="413" w:author="ljl" w:date="2021-11-14T10:24:00Z">
            <w:rPr>
              <w:rFonts w:ascii="Huawei Sans" w:hAnsi="Huawei Sans" w:hint="eastAsia"/>
            </w:rPr>
          </w:rPrChange>
        </w:rPr>
        <w:t>任务二：</w:t>
      </w:r>
      <w:r w:rsidRPr="00860899">
        <w:rPr>
          <w:rFonts w:hint="eastAsia"/>
          <w:rPrChange w:id="414" w:author="ljl" w:date="2021-11-14T10:24:00Z">
            <w:rPr>
              <w:rFonts w:ascii="Huawei Sans" w:hAnsi="Huawei Sans" w:hint="eastAsia"/>
            </w:rPr>
          </w:rPrChange>
        </w:rPr>
        <w:t>观察新模型的信息，将执行结果截图。</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5F9DC967" w14:textId="51A8F270" w:rsidR="0034452C" w:rsidRDefault="00286903" w:rsidP="0091272C">
      <w:pPr>
        <w:pStyle w:val="1e"/>
        <w:rPr>
          <w:rFonts w:hint="eastAsia"/>
        </w:rPr>
      </w:pPr>
      <w:ins w:id="415" w:author="ljl" w:date="2021-11-14T10:24:00Z">
        <w:r w:rsidRPr="00286903">
          <w:rPr>
            <w:noProof/>
          </w:rPr>
          <w:drawing>
            <wp:inline distT="0" distB="0" distL="0" distR="0" wp14:anchorId="5D8DB351" wp14:editId="59699AFD">
              <wp:extent cx="6120130" cy="923925"/>
              <wp:effectExtent l="0" t="0" r="0" b="952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48"/>
                      <a:stretch>
                        <a:fillRect/>
                      </a:stretch>
                    </pic:blipFill>
                    <pic:spPr>
                      <a:xfrm>
                        <a:off x="0" y="0"/>
                        <a:ext cx="6120130" cy="923925"/>
                      </a:xfrm>
                      <a:prstGeom prst="rect">
                        <a:avLst/>
                      </a:prstGeom>
                    </pic:spPr>
                  </pic:pic>
                </a:graphicData>
              </a:graphic>
            </wp:inline>
          </w:drawing>
        </w:r>
      </w:ins>
    </w:p>
    <w:p w14:paraId="21DB795D" w14:textId="77777777" w:rsidR="00D20EF9" w:rsidRDefault="00D20EF9" w:rsidP="0091272C">
      <w:pPr>
        <w:pStyle w:val="1e"/>
        <w:rPr>
          <w:ins w:id="416" w:author="ljl" w:date="2021-11-14T10:24:00Z"/>
          <w:rFonts w:hint="eastAsia"/>
        </w:rPr>
      </w:pPr>
    </w:p>
    <w:p w14:paraId="43446B67" w14:textId="77777777" w:rsidR="0034452C" w:rsidRPr="00860899" w:rsidRDefault="0034452C" w:rsidP="0091272C">
      <w:pPr>
        <w:pStyle w:val="1e"/>
        <w:rPr>
          <w:rPrChange w:id="417" w:author="ljl" w:date="2021-11-14T10:24:00Z">
            <w:rPr>
              <w:rFonts w:ascii="Huawei Sans" w:hAnsi="Huawei Sans"/>
            </w:rPr>
          </w:rPrChange>
        </w:rPr>
      </w:pPr>
      <w:r>
        <w:rPr>
          <w:rFonts w:hint="eastAsia"/>
          <w:rPrChange w:id="418" w:author="ljl" w:date="2021-11-14T10:24:00Z">
            <w:rPr>
              <w:rFonts w:ascii="Huawei Sans" w:hAnsi="Huawei Sans" w:hint="eastAsia"/>
            </w:rPr>
          </w:rPrChange>
        </w:rPr>
        <w:t>任务三</w:t>
      </w:r>
      <w:r w:rsidRPr="009639AD">
        <w:rPr>
          <w:rFonts w:hint="eastAsia"/>
          <w:rPrChange w:id="419" w:author="ljl" w:date="2021-11-14T10:24:00Z">
            <w:rPr>
              <w:rFonts w:ascii="Huawei Sans" w:hAnsi="Huawei Sans" w:hint="eastAsia"/>
            </w:rPr>
          </w:rPrChange>
        </w:rPr>
        <w:t>：</w:t>
      </w:r>
      <w:r w:rsidRPr="00860899">
        <w:rPr>
          <w:rFonts w:hint="eastAsia"/>
          <w:rPrChange w:id="420" w:author="ljl" w:date="2021-11-14T10:24:00Z">
            <w:rPr>
              <w:rFonts w:ascii="Huawei Sans" w:hAnsi="Huawei Sans" w:hint="eastAsia"/>
            </w:rPr>
          </w:rPrChange>
        </w:rPr>
        <w:t>利用训练好的逻辑回归模型预测数据，并与</w:t>
      </w:r>
      <w:r w:rsidRPr="00860899">
        <w:rPr>
          <w:rPrChange w:id="421" w:author="ljl" w:date="2021-11-14T10:24:00Z">
            <w:rPr>
              <w:rFonts w:ascii="Huawei Sans" w:hAnsi="Huawei Sans"/>
            </w:rPr>
          </w:rPrChange>
        </w:rPr>
        <w:t>SVM</w:t>
      </w:r>
      <w:r w:rsidRPr="00860899">
        <w:rPr>
          <w:rFonts w:hint="eastAsia"/>
          <w:rPrChange w:id="422" w:author="ljl" w:date="2021-11-14T10:24:00Z">
            <w:rPr>
              <w:rFonts w:ascii="Huawei Sans" w:hAnsi="Huawei Sans" w:hint="eastAsia"/>
            </w:rPr>
          </w:rPrChange>
        </w:rPr>
        <w:t>算法进行比较，将执行结果截图。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11B17EEF" w:rsidR="0034452C" w:rsidRDefault="00286903" w:rsidP="0091272C">
      <w:pPr>
        <w:pStyle w:val="1e"/>
        <w:rPr>
          <w:rPrChange w:id="423" w:author="ljl" w:date="2021-11-14T10:24:00Z">
            <w:rPr>
              <w:rFonts w:ascii="Huawei Sans" w:hAnsi="Huawei Sans"/>
            </w:rPr>
          </w:rPrChange>
        </w:rPr>
      </w:pPr>
      <w:ins w:id="424" w:author="ljl" w:date="2021-11-14T10:24:00Z">
        <w:r w:rsidRPr="00286903">
          <w:rPr>
            <w:noProof/>
          </w:rPr>
          <w:drawing>
            <wp:inline distT="0" distB="0" distL="0" distR="0" wp14:anchorId="27ABE6AD" wp14:editId="615F5AB5">
              <wp:extent cx="6120130" cy="1349375"/>
              <wp:effectExtent l="0" t="0" r="0" b="3175"/>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49"/>
                      <a:stretch>
                        <a:fillRect/>
                      </a:stretch>
                    </pic:blipFill>
                    <pic:spPr>
                      <a:xfrm>
                        <a:off x="0" y="0"/>
                        <a:ext cx="6120130" cy="1349375"/>
                      </a:xfrm>
                      <a:prstGeom prst="rect">
                        <a:avLst/>
                      </a:prstGeom>
                    </pic:spPr>
                  </pic:pic>
                </a:graphicData>
              </a:graphic>
            </wp:inline>
          </w:drawing>
        </w:r>
      </w:ins>
    </w:p>
    <w:p w14:paraId="323C031F" w14:textId="77777777" w:rsidR="0034452C" w:rsidRDefault="0034452C" w:rsidP="0091272C">
      <w:pPr>
        <w:pStyle w:val="1e"/>
        <w:rPr>
          <w:rPrChange w:id="425" w:author="ljl" w:date="2021-11-14T10:24:00Z">
            <w:rPr>
              <w:rFonts w:ascii="Huawei Sans" w:hAnsi="Huawei Sans"/>
            </w:rPr>
          </w:rPrChange>
        </w:rPr>
      </w:pPr>
    </w:p>
    <w:p w14:paraId="43508AB6" w14:textId="77777777" w:rsidR="0034452C" w:rsidRDefault="0034452C" w:rsidP="0091272C">
      <w:pPr>
        <w:pStyle w:val="1e"/>
        <w:rPr>
          <w:rPrChange w:id="426" w:author="ljl" w:date="2021-11-14T10:24:00Z">
            <w:rPr>
              <w:rFonts w:ascii="Huawei Sans" w:hAnsi="Huawei Sans"/>
            </w:rPr>
          </w:rPrChange>
        </w:rPr>
      </w:pPr>
      <w:r w:rsidRPr="00D435D3">
        <w:rPr>
          <w:rFonts w:hint="eastAsia"/>
          <w:rPrChange w:id="427" w:author="ljl" w:date="2021-11-14T10:24:00Z">
            <w:rPr>
              <w:rFonts w:ascii="Huawei Sans" w:hAnsi="Huawei Sans" w:hint="eastAsia"/>
            </w:rPr>
          </w:rPrChange>
        </w:rPr>
        <w:t>实践思考题</w:t>
      </w:r>
      <w:r w:rsidRPr="00D435D3">
        <w:rPr>
          <w:rPrChange w:id="428" w:author="ljl" w:date="2021-11-14T10:24:00Z">
            <w:rPr>
              <w:rFonts w:ascii="Huawei Sans" w:hAnsi="Huawei Sans"/>
            </w:rPr>
          </w:rPrChange>
        </w:rPr>
        <w:t>1</w:t>
      </w:r>
      <w:r>
        <w:rPr>
          <w:rFonts w:hint="eastAsia"/>
          <w:rPrChange w:id="429" w:author="ljl" w:date="2021-11-14T10:24:00Z">
            <w:rPr>
              <w:rFonts w:ascii="Huawei Sans" w:hAnsi="Huawei Sans" w:hint="eastAsia"/>
            </w:rPr>
          </w:rPrChange>
        </w:rPr>
        <w:t>：</w:t>
      </w:r>
      <w:r w:rsidRPr="009B54B1">
        <w:rPr>
          <w:rFonts w:hint="eastAsia"/>
          <w:rPrChange w:id="430" w:author="ljl" w:date="2021-11-14T10:24:00Z">
            <w:rPr>
              <w:rFonts w:ascii="Huawei Sans" w:hAnsi="Huawei Sans" w:hint="eastAsia"/>
            </w:rPr>
          </w:rPrChange>
        </w:rPr>
        <w:t>分类模型与回归模型有何不同？</w:t>
      </w:r>
    </w:p>
    <w:p w14:paraId="03E648C7" w14:textId="529F9FCA" w:rsidR="0034452C" w:rsidRPr="0091272C" w:rsidRDefault="0091272C" w:rsidP="0091272C">
      <w:pPr>
        <w:pStyle w:val="1e"/>
        <w:rPr>
          <w:rFonts w:ascii="Huawei Sans" w:hAnsi="Huawei Sans" w:cs="Huawei Sans"/>
          <w:rPrChange w:id="431" w:author="ljl" w:date="2021-11-14T10:24:00Z">
            <w:rPr>
              <w:rFonts w:ascii="Huawei Sans" w:hAnsi="Huawei Sans"/>
            </w:rPr>
          </w:rPrChange>
        </w:rPr>
      </w:pPr>
      <w:ins w:id="432" w:author="ljz" w:date="2021-11-14T10:24:00Z">
        <w:r w:rsidRPr="006F0CB5">
          <w:rPr>
            <w:rFonts w:ascii="Huawei Sans" w:hAnsi="Huawei Sans" w:cs="Huawei Sans" w:hint="eastAsia"/>
          </w:rPr>
          <w:t>分类模型与回归模型的区别主要在于输出变量类型是否连续，预测连续值的为回归问题、预测离散值的为分类问题。</w:t>
        </w:r>
      </w:ins>
      <w:ins w:id="433" w:author="ljl" w:date="2021-11-14T10:24:00Z">
        <w:r w:rsidR="00AF627B">
          <w:rPr>
            <w:rFonts w:hint="eastAsia"/>
          </w:rPr>
          <w:t>回归模型输出变量的类型也成为定量输出，或者连续变量预测；而分类模型则成为定性输出，或者离散变量预测。分类模型可以将回归模型的输出离散化，而回归模型可以将分类模型的输出连续化。</w:t>
        </w:r>
      </w:ins>
    </w:p>
    <w:p w14:paraId="0A36FFC9" w14:textId="77777777" w:rsidR="00AF627B" w:rsidRDefault="00AF627B" w:rsidP="0091272C">
      <w:pPr>
        <w:pStyle w:val="1e"/>
        <w:rPr>
          <w:rPrChange w:id="434" w:author="ljl" w:date="2021-11-14T10:24:00Z">
            <w:rPr>
              <w:rFonts w:ascii="Huawei Sans" w:hAnsi="Huawei Sans"/>
            </w:rPr>
          </w:rPrChange>
        </w:rPr>
      </w:pPr>
    </w:p>
    <w:p w14:paraId="3482B9E8" w14:textId="77777777" w:rsidR="0034452C" w:rsidRDefault="0034452C" w:rsidP="0091272C">
      <w:pPr>
        <w:pStyle w:val="1e"/>
        <w:rPr>
          <w:rPrChange w:id="435" w:author="ljl" w:date="2021-11-14T10:24:00Z">
            <w:rPr>
              <w:rFonts w:ascii="Huawei Sans" w:hAnsi="Huawei Sans"/>
            </w:rPr>
          </w:rPrChange>
        </w:rPr>
      </w:pPr>
      <w:r w:rsidRPr="00D435D3">
        <w:rPr>
          <w:rFonts w:hint="eastAsia"/>
          <w:rPrChange w:id="436" w:author="ljl" w:date="2021-11-14T10:24:00Z">
            <w:rPr>
              <w:rFonts w:ascii="Huawei Sans" w:hAnsi="Huawei Sans" w:hint="eastAsia"/>
            </w:rPr>
          </w:rPrChange>
        </w:rPr>
        <w:t>实践思考题</w:t>
      </w:r>
      <w:r w:rsidRPr="00D435D3">
        <w:rPr>
          <w:rPrChange w:id="437" w:author="ljl" w:date="2021-11-14T10:24:00Z">
            <w:rPr>
              <w:rFonts w:ascii="Huawei Sans" w:hAnsi="Huawei Sans"/>
            </w:rPr>
          </w:rPrChange>
        </w:rPr>
        <w:t>2</w:t>
      </w:r>
      <w:r>
        <w:rPr>
          <w:rFonts w:hint="eastAsia"/>
          <w:rPrChange w:id="438" w:author="ljl" w:date="2021-11-14T10:24:00Z">
            <w:rPr>
              <w:rFonts w:ascii="Huawei Sans" w:hAnsi="Huawei Sans" w:hint="eastAsia"/>
            </w:rPr>
          </w:rPrChange>
        </w:rPr>
        <w:t>：</w:t>
      </w:r>
      <w:r w:rsidRPr="009B54B1">
        <w:rPr>
          <w:rFonts w:hint="eastAsia"/>
          <w:rPrChange w:id="439" w:author="ljl" w:date="2021-11-14T10:24:00Z">
            <w:rPr>
              <w:rFonts w:ascii="Huawei Sans" w:hAnsi="Huawei Sans" w:hint="eastAsia"/>
            </w:rPr>
          </w:rPrChange>
        </w:rPr>
        <w:t>什么是</w:t>
      </w:r>
      <w:r w:rsidRPr="009B54B1">
        <w:rPr>
          <w:rPrChange w:id="440" w:author="ljl" w:date="2021-11-14T10:24:00Z">
            <w:rPr>
              <w:rFonts w:ascii="Huawei Sans" w:hAnsi="Huawei Sans"/>
            </w:rPr>
          </w:rPrChange>
        </w:rPr>
        <w:t>SVM</w:t>
      </w:r>
      <w:r w:rsidRPr="009B54B1">
        <w:rPr>
          <w:rFonts w:hint="eastAsia"/>
          <w:rPrChange w:id="441" w:author="ljl" w:date="2021-11-14T10:24:00Z">
            <w:rPr>
              <w:rFonts w:ascii="Huawei Sans" w:hAnsi="Huawei Sans" w:hint="eastAsia"/>
            </w:rPr>
          </w:rPrChange>
        </w:rPr>
        <w:t>算法？</w:t>
      </w:r>
    </w:p>
    <w:p w14:paraId="1622DB4A" w14:textId="23A5842F" w:rsidR="0034452C" w:rsidRDefault="006F0CB5" w:rsidP="0091272C">
      <w:pPr>
        <w:pStyle w:val="1e"/>
        <w:rPr>
          <w:rPrChange w:id="442" w:author="ljl" w:date="2021-11-14T10:24:00Z">
            <w:rPr>
              <w:rFonts w:ascii="Huawei Sans" w:hAnsi="Huawei Sans"/>
            </w:rPr>
          </w:rPrChange>
        </w:rPr>
      </w:pPr>
      <w:ins w:id="443" w:author="ljz" w:date="2021-11-14T10:24:00Z">
        <w:r w:rsidRPr="006F0CB5">
          <w:rPr>
            <w:rFonts w:hint="eastAsia"/>
          </w:rPr>
          <w:t>支持</w:t>
        </w:r>
        <w:proofErr w:type="gramStart"/>
        <w:r w:rsidRPr="006F0CB5">
          <w:rPr>
            <w:rFonts w:hint="eastAsia"/>
          </w:rPr>
          <w:t>向量机</w:t>
        </w:r>
        <w:proofErr w:type="gramEnd"/>
        <w:r w:rsidRPr="006F0CB5">
          <w:t>(support vector machine)</w:t>
        </w:r>
        <w:r w:rsidRPr="006F0CB5">
          <w:t>是一种分类</w:t>
        </w:r>
      </w:ins>
      <w:ins w:id="444" w:author="ljl" w:date="2021-11-14T10:24:00Z">
        <w:r w:rsidR="00AF627B">
          <w:t>SVM</w:t>
        </w:r>
      </w:ins>
      <w:r w:rsidR="00AF627B">
        <w:rPr>
          <w:rFonts w:hint="eastAsia"/>
          <w:rPrChange w:id="445" w:author="ljl" w:date="2021-11-14T10:24:00Z">
            <w:rPr>
              <w:rFonts w:ascii="Huawei Sans" w:hAnsi="Huawei Sans" w:hint="eastAsia"/>
            </w:rPr>
          </w:rPrChange>
        </w:rPr>
        <w:t>算法</w:t>
      </w:r>
      <w:ins w:id="446" w:author="ljz" w:date="2021-11-14T10:24:00Z">
        <w:r w:rsidRPr="006F0CB5">
          <w:t>，通过寻求结构化风险最小来提高学习机泛化能力，实现经验风险和置信范围的最小化，从而达到在统计样本量较少的情况下，亦能获得良好统计规律的目的。通俗来讲，它</w:t>
        </w:r>
      </w:ins>
      <w:r w:rsidR="00AF627B">
        <w:rPr>
          <w:rFonts w:hint="eastAsia"/>
          <w:rPrChange w:id="447" w:author="ljl" w:date="2021-11-14T10:24:00Z">
            <w:rPr>
              <w:rFonts w:ascii="Huawei Sans" w:hAnsi="Huawei Sans" w:hint="eastAsia"/>
            </w:rPr>
          </w:rPrChange>
        </w:rPr>
        <w:t>是一种二</w:t>
      </w:r>
      <w:ins w:id="448" w:author="ljz" w:date="2021-11-14T10:24:00Z">
        <w:r w:rsidRPr="006F0CB5">
          <w:t>类</w:t>
        </w:r>
      </w:ins>
      <w:r w:rsidR="00AF627B">
        <w:rPr>
          <w:rFonts w:hint="eastAsia"/>
          <w:rPrChange w:id="449" w:author="ljl" w:date="2021-11-14T10:24:00Z">
            <w:rPr>
              <w:rFonts w:ascii="Huawei Sans" w:hAnsi="Huawei Sans" w:hint="eastAsia"/>
            </w:rPr>
          </w:rPrChange>
        </w:rPr>
        <w:t>分类模型，</w:t>
      </w:r>
      <w:ins w:id="450" w:author="ljz" w:date="2021-11-14T10:24:00Z">
        <w:r w:rsidRPr="006F0CB5">
          <w:t>其</w:t>
        </w:r>
      </w:ins>
      <w:ins w:id="451" w:author="ljl" w:date="2021-11-14T10:24:00Z">
        <w:r w:rsidR="00AF627B">
          <w:rPr>
            <w:rFonts w:hint="eastAsia"/>
          </w:rPr>
          <w:t>他的</w:t>
        </w:r>
      </w:ins>
      <w:r w:rsidR="00AF627B">
        <w:rPr>
          <w:rFonts w:hint="eastAsia"/>
          <w:rPrChange w:id="452" w:author="ljl" w:date="2021-11-14T10:24:00Z">
            <w:rPr>
              <w:rFonts w:ascii="Huawei Sans" w:hAnsi="Huawei Sans" w:hint="eastAsia"/>
            </w:rPr>
          </w:rPrChange>
        </w:rPr>
        <w:t>基本模型</w:t>
      </w:r>
      <w:ins w:id="453" w:author="ljl" w:date="2021-11-14T10:24:00Z">
        <w:r w:rsidR="00AF627B">
          <w:rPr>
            <w:rFonts w:hint="eastAsia"/>
          </w:rPr>
          <w:t>可以</w:t>
        </w:r>
      </w:ins>
      <w:r w:rsidR="00AF627B">
        <w:rPr>
          <w:rFonts w:hint="eastAsia"/>
          <w:rPrChange w:id="454" w:author="ljl" w:date="2021-11-14T10:24:00Z">
            <w:rPr>
              <w:rFonts w:ascii="Huawei Sans" w:hAnsi="Huawei Sans" w:hint="eastAsia"/>
            </w:rPr>
          </w:rPrChange>
        </w:rPr>
        <w:t>定义为特征空间上的间隔最大的线性分类器</w:t>
      </w:r>
      <w:r w:rsidR="00B662AE">
        <w:rPr>
          <w:rFonts w:hint="eastAsia"/>
          <w:rPrChange w:id="455" w:author="ljl" w:date="2021-11-14T10:24:00Z">
            <w:rPr>
              <w:rFonts w:ascii="Huawei Sans" w:hAnsi="Huawei Sans" w:hint="eastAsia"/>
            </w:rPr>
          </w:rPrChange>
        </w:rPr>
        <w:t>，</w:t>
      </w:r>
      <w:ins w:id="456" w:author="ljz" w:date="2021-11-14T10:24:00Z">
        <w:r w:rsidRPr="006F0CB5">
          <w:t>即支持</w:t>
        </w:r>
        <w:proofErr w:type="gramStart"/>
        <w:r w:rsidRPr="006F0CB5">
          <w:t>向量机</w:t>
        </w:r>
        <w:proofErr w:type="gramEnd"/>
        <w:r w:rsidRPr="006F0CB5">
          <w:t>的</w:t>
        </w:r>
      </w:ins>
      <w:ins w:id="457" w:author="ljl" w:date="2021-11-14T10:24:00Z">
        <w:r w:rsidR="00B662AE">
          <w:rPr>
            <w:rFonts w:hint="eastAsia"/>
          </w:rPr>
          <w:t>其</w:t>
        </w:r>
      </w:ins>
      <w:r w:rsidR="00B662AE">
        <w:rPr>
          <w:rFonts w:hint="eastAsia"/>
          <w:rPrChange w:id="458" w:author="ljl" w:date="2021-11-14T10:24:00Z">
            <w:rPr>
              <w:rFonts w:ascii="Huawei Sans" w:hAnsi="Huawei Sans" w:hint="eastAsia"/>
            </w:rPr>
          </w:rPrChange>
        </w:rPr>
        <w:t>学习策略</w:t>
      </w:r>
      <w:ins w:id="459" w:author="ljz" w:date="2021-11-14T10:24:00Z">
        <w:r w:rsidRPr="006F0CB5">
          <w:t>便是</w:t>
        </w:r>
      </w:ins>
      <w:r w:rsidR="00B662AE">
        <w:rPr>
          <w:rFonts w:hint="eastAsia"/>
          <w:rPrChange w:id="460" w:author="ljl" w:date="2021-11-14T10:24:00Z">
            <w:rPr>
              <w:rFonts w:ascii="Huawei Sans" w:hAnsi="Huawei Sans" w:hint="eastAsia"/>
            </w:rPr>
          </w:rPrChange>
        </w:rPr>
        <w:t>间隔最大化，</w:t>
      </w:r>
      <w:ins w:id="461" w:author="ljz" w:date="2021-11-14T10:24:00Z">
        <w:r w:rsidRPr="006F0CB5">
          <w:t>最终可</w:t>
        </w:r>
      </w:ins>
      <w:ins w:id="462" w:author="ljl" w:date="2021-11-14T10:24:00Z">
        <w:r w:rsidR="00B662AE">
          <w:rPr>
            <w:rFonts w:hint="eastAsia"/>
          </w:rPr>
          <w:t>最后可以</w:t>
        </w:r>
      </w:ins>
      <w:r w:rsidR="00B662AE">
        <w:rPr>
          <w:rFonts w:hint="eastAsia"/>
          <w:rPrChange w:id="463" w:author="ljl" w:date="2021-11-14T10:24:00Z">
            <w:rPr>
              <w:rFonts w:ascii="Huawei Sans" w:hAnsi="Huawei Sans" w:hint="eastAsia"/>
            </w:rPr>
          </w:rPrChange>
        </w:rPr>
        <w:t>转化为一个凸二次规划问题的求解。</w:t>
      </w:r>
    </w:p>
    <w:p w14:paraId="3FF38F96" w14:textId="77777777" w:rsidR="00B662AE" w:rsidRPr="0091272C" w:rsidRDefault="00B662AE" w:rsidP="0091272C">
      <w:pPr>
        <w:pStyle w:val="1e"/>
        <w:rPr>
          <w:rPrChange w:id="464" w:author="ljl" w:date="2021-11-14T10:24:00Z">
            <w:rPr>
              <w:rFonts w:ascii="Huawei Sans" w:hAnsi="Huawei Sans"/>
            </w:rPr>
          </w:rPrChange>
        </w:rPr>
      </w:pPr>
    </w:p>
    <w:p w14:paraId="5584F388" w14:textId="77777777" w:rsidR="00BE7999" w:rsidRDefault="0034452C" w:rsidP="0091272C">
      <w:pPr>
        <w:pStyle w:val="1e"/>
        <w:rPr>
          <w:rFonts w:hint="eastAsia"/>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hint="eastAsia"/>
          <w:shd w:val="clear" w:color="auto" w:fill="FFFFFF"/>
          <w:rPrChange w:id="465" w:author="ljl" w:date="2021-11-14T10:24:00Z">
            <w:rPr>
              <w:rFonts w:ascii="Arial" w:hAnsi="Arial" w:hint="eastAsia"/>
              <w:shd w:val="clear" w:color="auto" w:fill="FFFFFF"/>
            </w:rPr>
          </w:rPrChange>
        </w:rPr>
        <w:t>分类</w:t>
      </w:r>
      <w:r w:rsidRPr="005439B5">
        <w:rPr>
          <w:rFonts w:hint="eastAsia"/>
          <w:shd w:val="clear" w:color="auto" w:fill="FFFFFF"/>
          <w:rPrChange w:id="466" w:author="ljl" w:date="2021-11-14T10:24:00Z">
            <w:rPr>
              <w:rFonts w:ascii="Arial" w:hAnsi="Arial" w:hint="eastAsia"/>
              <w:shd w:val="clear" w:color="auto" w:fill="FFFFFF"/>
            </w:rPr>
          </w:rPrChange>
        </w:rPr>
        <w:t>问题</w:t>
      </w:r>
      <w:r w:rsidRPr="00E94233">
        <w:rPr>
          <w:rFonts w:hint="eastAsia"/>
          <w:shd w:val="clear" w:color="auto" w:fill="FFFFFF"/>
          <w:rPrChange w:id="467" w:author="ljl" w:date="2021-11-14T10:24:00Z">
            <w:rPr>
              <w:rFonts w:ascii="Arial" w:hAnsi="Arial" w:hint="eastAsia"/>
              <w:shd w:val="clear" w:color="auto" w:fill="FFFFFF"/>
            </w:rPr>
          </w:rPrChange>
        </w:rPr>
        <w:t>有</w:t>
      </w:r>
      <w:proofErr w:type="gramStart"/>
      <w:r w:rsidRPr="00E94233">
        <w:rPr>
          <w:rFonts w:hint="eastAsia"/>
          <w:shd w:val="clear" w:color="auto" w:fill="FFFFFF"/>
          <w:rPrChange w:id="468" w:author="ljl" w:date="2021-11-14T10:24:00Z">
            <w:rPr>
              <w:rFonts w:ascii="Arial" w:hAnsi="Arial" w:hint="eastAsia"/>
              <w:shd w:val="clear" w:color="auto" w:fill="FFFFFF"/>
            </w:rPr>
          </w:rPrChange>
        </w:rPr>
        <w:t>哪些评价</w:t>
      </w:r>
      <w:proofErr w:type="gramEnd"/>
      <w:r w:rsidRPr="00E94233">
        <w:rPr>
          <w:rFonts w:hint="eastAsia"/>
          <w:shd w:val="clear" w:color="auto" w:fill="FFFFFF"/>
          <w:rPrChange w:id="469" w:author="ljl" w:date="2021-11-14T10:24:00Z">
            <w:rPr>
              <w:rFonts w:ascii="Arial" w:hAnsi="Arial" w:hint="eastAsia"/>
              <w:shd w:val="clear" w:color="auto" w:fill="FFFFFF"/>
            </w:rPr>
          </w:rPrChange>
        </w:rPr>
        <w:t>指标，请分别说明他们的含义？</w:t>
      </w:r>
    </w:p>
    <w:p w14:paraId="56F5C44B" w14:textId="622F8EC5" w:rsidR="002A4F8F" w:rsidRDefault="002A4F8F" w:rsidP="00BE7999">
      <w:pPr>
        <w:pStyle w:val="1e"/>
        <w:ind w:left="1260" w:firstLine="420"/>
        <w:rPr>
          <w:ins w:id="470" w:author="ljl" w:date="2021-11-14T10:24:00Z"/>
          <w:rFonts w:hint="eastAsia"/>
          <w:shd w:val="clear" w:color="auto" w:fill="FFFFFF"/>
        </w:rPr>
      </w:pPr>
      <w:ins w:id="471" w:author="ljl" w:date="2021-11-14T10:24:00Z">
        <w:r>
          <w:rPr>
            <w:rFonts w:hint="eastAsia"/>
            <w:shd w:val="clear" w:color="auto" w:fill="FFFFFF"/>
          </w:rPr>
          <w:t>将实力分成正类</w:t>
        </w:r>
        <w:r>
          <w:rPr>
            <w:rFonts w:hint="eastAsia"/>
            <w:shd w:val="clear" w:color="auto" w:fill="FFFFFF"/>
          </w:rPr>
          <w:t xml:space="preserve"> (</w:t>
        </w:r>
        <w:r>
          <w:rPr>
            <w:shd w:val="clear" w:color="auto" w:fill="FFFFFF"/>
          </w:rPr>
          <w:t xml:space="preserve">positive) </w:t>
        </w:r>
        <w:proofErr w:type="gramStart"/>
        <w:r>
          <w:rPr>
            <w:rFonts w:hint="eastAsia"/>
            <w:shd w:val="clear" w:color="auto" w:fill="FFFFFF"/>
          </w:rPr>
          <w:t>或负类</w:t>
        </w:r>
        <w:proofErr w:type="gramEnd"/>
        <w:r>
          <w:rPr>
            <w:rFonts w:hint="eastAsia"/>
            <w:shd w:val="clear" w:color="auto" w:fill="FFFFFF"/>
          </w:rPr>
          <w:t xml:space="preserve"> (</w:t>
        </w:r>
        <w:r>
          <w:rPr>
            <w:shd w:val="clear" w:color="auto" w:fill="FFFFFF"/>
          </w:rPr>
          <w:t>negative)</w:t>
        </w:r>
        <w:r>
          <w:rPr>
            <w:rFonts w:hint="eastAsia"/>
            <w:shd w:val="clear" w:color="auto" w:fill="FFFFFF"/>
          </w:rPr>
          <w:t>，在实际分类中会出现一下四种情况：</w:t>
        </w:r>
      </w:ins>
    </w:p>
    <w:p w14:paraId="4C33CA93" w14:textId="7B624AF3" w:rsidR="002A4F8F" w:rsidRDefault="002A4F8F" w:rsidP="0091272C">
      <w:pPr>
        <w:pStyle w:val="1e"/>
        <w:numPr>
          <w:ilvl w:val="0"/>
          <w:numId w:val="23"/>
        </w:numPr>
        <w:rPr>
          <w:ins w:id="472" w:author="ljl" w:date="2021-11-14T10:24:00Z"/>
          <w:rFonts w:hint="eastAsia"/>
          <w:shd w:val="clear" w:color="auto" w:fill="FFFFFF"/>
        </w:rPr>
      </w:pPr>
      <w:ins w:id="473" w:author="ljl" w:date="2021-11-14T10:24:00Z">
        <w:r>
          <w:rPr>
            <w:rFonts w:hint="eastAsia"/>
            <w:shd w:val="clear" w:color="auto" w:fill="FFFFFF"/>
          </w:rPr>
          <w:t>若一个实力是正类，并且被预测为正类，即是真正类</w:t>
        </w:r>
        <w:r>
          <w:rPr>
            <w:rFonts w:hint="eastAsia"/>
            <w:shd w:val="clear" w:color="auto" w:fill="FFFFFF"/>
          </w:rPr>
          <w:t>T</w:t>
        </w:r>
        <w:r>
          <w:rPr>
            <w:shd w:val="clear" w:color="auto" w:fill="FFFFFF"/>
          </w:rPr>
          <w:t>P (True Positive)</w:t>
        </w:r>
      </w:ins>
    </w:p>
    <w:p w14:paraId="531F2520" w14:textId="1FD4F5B1" w:rsidR="002A4F8F" w:rsidRDefault="002A4F8F" w:rsidP="0091272C">
      <w:pPr>
        <w:pStyle w:val="1e"/>
        <w:numPr>
          <w:ilvl w:val="0"/>
          <w:numId w:val="23"/>
        </w:numPr>
        <w:rPr>
          <w:ins w:id="474" w:author="ljl" w:date="2021-11-14T10:24:00Z"/>
          <w:rFonts w:hint="eastAsia"/>
          <w:shd w:val="clear" w:color="auto" w:fill="FFFFFF"/>
        </w:rPr>
      </w:pPr>
      <w:ins w:id="475" w:author="ljl" w:date="2021-11-14T10:24:00Z">
        <w:r>
          <w:rPr>
            <w:rFonts w:hint="eastAsia"/>
            <w:shd w:val="clear" w:color="auto" w:fill="FFFFFF"/>
          </w:rPr>
          <w:t>若一个实力是正类，并且被预测为负类，即是</w:t>
        </w:r>
        <w:proofErr w:type="gramStart"/>
        <w:r>
          <w:rPr>
            <w:rFonts w:hint="eastAsia"/>
            <w:shd w:val="clear" w:color="auto" w:fill="FFFFFF"/>
          </w:rPr>
          <w:t>假负类</w:t>
        </w:r>
        <w:proofErr w:type="gramEnd"/>
        <w:r>
          <w:rPr>
            <w:shd w:val="clear" w:color="auto" w:fill="FFFFFF"/>
          </w:rPr>
          <w:t>FN (False Negative)</w:t>
        </w:r>
      </w:ins>
    </w:p>
    <w:p w14:paraId="32DD6E7B" w14:textId="628618EA" w:rsidR="002A4F8F" w:rsidRDefault="002A4F8F" w:rsidP="0091272C">
      <w:pPr>
        <w:pStyle w:val="1e"/>
        <w:numPr>
          <w:ilvl w:val="0"/>
          <w:numId w:val="23"/>
        </w:numPr>
        <w:rPr>
          <w:ins w:id="476" w:author="ljl" w:date="2021-11-14T10:24:00Z"/>
          <w:rFonts w:hint="eastAsia"/>
          <w:shd w:val="clear" w:color="auto" w:fill="FFFFFF"/>
        </w:rPr>
      </w:pPr>
      <w:ins w:id="477" w:author="ljl" w:date="2021-11-14T10:24:00Z">
        <w:r>
          <w:rPr>
            <w:rFonts w:hint="eastAsia"/>
            <w:shd w:val="clear" w:color="auto" w:fill="FFFFFF"/>
          </w:rPr>
          <w:t>若一个实力是负类，并且被预测为正类，即是</w:t>
        </w:r>
        <w:proofErr w:type="gramStart"/>
        <w:r>
          <w:rPr>
            <w:rFonts w:hint="eastAsia"/>
            <w:shd w:val="clear" w:color="auto" w:fill="FFFFFF"/>
          </w:rPr>
          <w:t>假正类</w:t>
        </w:r>
        <w:proofErr w:type="gramEnd"/>
        <w:r>
          <w:rPr>
            <w:shd w:val="clear" w:color="auto" w:fill="FFFFFF"/>
          </w:rPr>
          <w:t>FP (False Positive)</w:t>
        </w:r>
      </w:ins>
    </w:p>
    <w:p w14:paraId="2F4D019C" w14:textId="18856529" w:rsidR="002A4F8F" w:rsidRDefault="002A4F8F" w:rsidP="0091272C">
      <w:pPr>
        <w:pStyle w:val="1e"/>
        <w:numPr>
          <w:ilvl w:val="0"/>
          <w:numId w:val="23"/>
        </w:numPr>
        <w:rPr>
          <w:ins w:id="478" w:author="ljl" w:date="2021-11-14T10:24:00Z"/>
          <w:rFonts w:hint="eastAsia"/>
          <w:shd w:val="clear" w:color="auto" w:fill="FFFFFF"/>
        </w:rPr>
      </w:pPr>
      <w:ins w:id="479" w:author="ljl" w:date="2021-11-14T10:24:00Z">
        <w:r>
          <w:rPr>
            <w:rFonts w:hint="eastAsia"/>
            <w:shd w:val="clear" w:color="auto" w:fill="FFFFFF"/>
          </w:rPr>
          <w:t>若一个实力是负类，并且被预测为负类，即是</w:t>
        </w:r>
        <w:proofErr w:type="gramStart"/>
        <w:r>
          <w:rPr>
            <w:rFonts w:hint="eastAsia"/>
            <w:shd w:val="clear" w:color="auto" w:fill="FFFFFF"/>
          </w:rPr>
          <w:t>真负类</w:t>
        </w:r>
        <w:proofErr w:type="gramEnd"/>
        <w:r>
          <w:rPr>
            <w:rFonts w:hint="eastAsia"/>
            <w:shd w:val="clear" w:color="auto" w:fill="FFFFFF"/>
          </w:rPr>
          <w:t>T</w:t>
        </w:r>
        <w:r>
          <w:rPr>
            <w:shd w:val="clear" w:color="auto" w:fill="FFFFFF"/>
          </w:rPr>
          <w:t>N (True Negative)</w:t>
        </w:r>
      </w:ins>
    </w:p>
    <w:p w14:paraId="50869B0D" w14:textId="149C8293" w:rsidR="002A4F8F" w:rsidRDefault="002A4F8F" w:rsidP="0091272C">
      <w:pPr>
        <w:pStyle w:val="1e"/>
        <w:rPr>
          <w:ins w:id="480" w:author="ljl" w:date="2021-11-14T10:24:00Z"/>
          <w:rFonts w:hint="eastAsia"/>
          <w:shd w:val="clear" w:color="auto" w:fill="FFFFFF"/>
        </w:rPr>
      </w:pPr>
    </w:p>
    <w:p w14:paraId="33145D53" w14:textId="7459D6AD" w:rsidR="002A4F8F" w:rsidRPr="002A4F8F" w:rsidRDefault="002A4F8F" w:rsidP="0091272C">
      <w:pPr>
        <w:pStyle w:val="1e"/>
        <w:rPr>
          <w:ins w:id="481" w:author="ljl" w:date="2021-11-14T10:24:00Z"/>
          <w:rFonts w:hint="eastAsia"/>
          <w:shd w:val="clear" w:color="auto" w:fill="FFFFFF"/>
        </w:rPr>
      </w:pPr>
    </w:p>
    <w:p w14:paraId="067A9460" w14:textId="1C84AEF0" w:rsidR="002A4F8F" w:rsidRPr="00566DE2" w:rsidRDefault="00566DE2" w:rsidP="00566DE2">
      <w:pPr>
        <w:pStyle w:val="1e"/>
        <w:numPr>
          <w:ilvl w:val="0"/>
          <w:numId w:val="22"/>
        </w:numPr>
        <w:rPr>
          <w:ins w:id="482" w:author="ljl" w:date="2021-11-14T10:24:00Z"/>
          <w:rFonts w:ascii="Arial" w:hAnsi="Arial"/>
          <w:shd w:val="clear" w:color="auto" w:fill="FFFFFF"/>
        </w:rPr>
      </w:pPr>
      <w:ins w:id="483" w:author="ljl" w:date="2021-11-14T10:24:00Z">
        <w:r>
          <w:rPr>
            <w:rFonts w:hint="eastAsia"/>
            <w:shd w:val="clear" w:color="auto" w:fill="FFFFFF"/>
          </w:rPr>
          <w:t>准确率</w:t>
        </w:r>
      </w:ins>
      <w:ins w:id="484" w:author="ljz" w:date="2021-11-14T10:24:00Z">
        <w:r>
          <w:rPr>
            <w:rFonts w:hint="eastAsia"/>
            <w:shd w:val="clear" w:color="auto" w:fill="FFFFFF"/>
          </w:rPr>
          <w:t>：</w:t>
        </w:r>
      </w:ins>
      <w:ins w:id="485" w:author="ljl" w:date="2021-11-14T10:24:00Z">
        <w:r>
          <w:rPr>
            <w:rFonts w:hint="eastAsia"/>
            <w:shd w:val="clear" w:color="auto" w:fill="FFFFFF"/>
          </w:rPr>
          <w:t>(</w:t>
        </w:r>
        <w:r>
          <w:rPr>
            <w:shd w:val="clear" w:color="auto" w:fill="FFFFFF"/>
          </w:rPr>
          <w:t>Accuracy</w:t>
        </w:r>
      </w:ins>
      <w:r>
        <w:rPr>
          <w:rFonts w:ascii="Arial" w:hAnsi="Arial" w:hint="eastAsia"/>
          <w:shd w:val="clear" w:color="auto" w:fill="FFFFFF"/>
          <w:rPrChange w:id="486" w:author="ljz" w:date="2021-11-14T11:45:00Z">
            <w:rPr>
              <w:rFonts w:hint="eastAsia"/>
              <w:shd w:val="clear" w:color="auto" w:fill="FFFFFF"/>
            </w:rPr>
          </w:rPrChange>
        </w:rPr>
        <w:t>-</w:t>
      </w:r>
      <w:r>
        <w:rPr>
          <w:rFonts w:ascii="Arial" w:hAnsi="Arial" w:hint="eastAsia"/>
          <w:shd w:val="clear" w:color="auto" w:fill="FFFFFF"/>
          <w:rPrChange w:id="487" w:author="ljz" w:date="2021-11-14T11:45:00Z">
            <w:rPr>
              <w:rFonts w:hint="eastAsia"/>
              <w:shd w:val="clear" w:color="auto" w:fill="FFFFFF"/>
            </w:rPr>
          </w:rPrChange>
        </w:rPr>
        <w:t>所有正确预测文档数与总数的比率</w:t>
      </w:r>
      <w:r>
        <w:rPr>
          <w:rFonts w:ascii="Arial" w:hAnsi="Arial" w:hint="eastAsia"/>
          <w:shd w:val="clear" w:color="auto" w:fill="FFFFFF"/>
          <w:rPrChange w:id="488" w:author="ljz" w:date="2021-11-14T11:45:00Z">
            <w:rPr>
              <w:rFonts w:hint="eastAsia"/>
              <w:shd w:val="clear" w:color="auto" w:fill="FFFFFF"/>
            </w:rPr>
          </w:rPrChange>
        </w:rPr>
        <w:t>TP+TN/TP+FP+FN+TN</w:t>
      </w:r>
      <w:del w:id="489" w:author="ljz" w:date="2021-11-14T11:45:00Z">
        <w:r>
          <w:rPr>
            <w:rFonts w:hint="eastAsia"/>
            <w:shd w:val="clear" w:color="auto" w:fill="FFFFFF"/>
          </w:rPr>
          <w:delText>混淆矩阵</w:delText>
        </w:r>
        <w:r>
          <w:rPr>
            <w:rFonts w:hint="eastAsia"/>
            <w:shd w:val="clear" w:color="auto" w:fill="FFFFFF"/>
          </w:rPr>
          <w:delText>(</w:delText>
        </w:r>
        <w:r>
          <w:rPr>
            <w:shd w:val="clear" w:color="auto" w:fill="FFFFFF"/>
          </w:rPr>
          <w:delText>Confuse Matrix)</w:delText>
        </w:r>
      </w:del>
      <w:ins w:id="490" w:author="ljl" w:date="2021-11-14T10:24:00Z">
        <w:r w:rsidR="002A4F8F" w:rsidRPr="00566DE2">
          <w:rPr>
            <w:shd w:val="clear" w:color="auto" w:fill="FFFFFF"/>
          </w:rPr>
          <w:t>)</w:t>
        </w:r>
      </w:ins>
    </w:p>
    <w:p w14:paraId="313BE8A3" w14:textId="25D5D608" w:rsidR="00135B91" w:rsidRPr="00135B91" w:rsidRDefault="00135B91" w:rsidP="0091272C">
      <w:pPr>
        <w:pStyle w:val="1e"/>
        <w:rPr>
          <w:ins w:id="491" w:author="ljl" w:date="2021-11-14T10:24:00Z"/>
          <w:rFonts w:hint="eastAsia"/>
          <w:shd w:val="clear" w:color="auto" w:fill="FFFFFF"/>
        </w:rPr>
      </w:pPr>
      <m:oMathPara>
        <m:oMath>
          <m:r>
            <w:ins w:id="492" w:author="ljl" w:date="2021-11-14T10:24:00Z">
              <w:rPr>
                <w:rFonts w:ascii="Cambria Math" w:hAnsi="Cambria Math"/>
                <w:shd w:val="clear" w:color="auto" w:fill="FFFFFF"/>
              </w:rPr>
              <m:t>Accuracy</m:t>
            </w:ins>
          </m:r>
          <m:r>
            <w:ins w:id="493" w:author="ljl" w:date="2021-11-14T10:24:00Z">
              <m:rPr>
                <m:sty m:val="p"/>
              </m:rPr>
              <w:rPr>
                <w:rFonts w:ascii="Cambria Math" w:hAnsi="Cambria Math"/>
                <w:shd w:val="clear" w:color="auto" w:fill="FFFFFF"/>
              </w:rPr>
              <m:t xml:space="preserve">= </m:t>
            </w:ins>
          </m:r>
          <m:f>
            <m:fPr>
              <m:ctrlPr>
                <w:ins w:id="494" w:author="ljl" w:date="2021-11-14T10:24:00Z">
                  <w:rPr>
                    <w:rFonts w:ascii="Cambria Math" w:hAnsi="Cambria Math"/>
                    <w:shd w:val="clear" w:color="auto" w:fill="FFFFFF"/>
                  </w:rPr>
                </w:ins>
              </m:ctrlPr>
            </m:fPr>
            <m:num>
              <m:r>
                <w:ins w:id="495" w:author="ljl" w:date="2021-11-14T10:24:00Z">
                  <w:rPr>
                    <w:rFonts w:ascii="Cambria Math" w:hAnsi="Cambria Math"/>
                    <w:shd w:val="clear" w:color="auto" w:fill="FFFFFF"/>
                  </w:rPr>
                  <m:t>TP</m:t>
                </w:ins>
              </m:r>
              <m:r>
                <w:ins w:id="496" w:author="ljl" w:date="2021-11-14T10:24:00Z">
                  <m:rPr>
                    <m:sty m:val="p"/>
                  </m:rPr>
                  <w:rPr>
                    <w:rFonts w:ascii="Cambria Math" w:hAnsi="Cambria Math"/>
                    <w:shd w:val="clear" w:color="auto" w:fill="FFFFFF"/>
                  </w:rPr>
                  <m:t>+</m:t>
                </w:ins>
              </m:r>
              <m:r>
                <w:ins w:id="497" w:author="ljl" w:date="2021-11-14T10:24:00Z">
                  <w:rPr>
                    <w:rFonts w:ascii="Cambria Math" w:hAnsi="Cambria Math"/>
                    <w:shd w:val="clear" w:color="auto" w:fill="FFFFFF"/>
                  </w:rPr>
                  <m:t>TN</m:t>
                </w:ins>
              </m:r>
            </m:num>
            <m:den>
              <m:r>
                <w:ins w:id="498" w:author="ljl" w:date="2021-11-14T10:24:00Z">
                  <w:rPr>
                    <w:rFonts w:ascii="Cambria Math" w:hAnsi="Cambria Math"/>
                    <w:shd w:val="clear" w:color="auto" w:fill="FFFFFF"/>
                  </w:rPr>
                  <m:t>TP</m:t>
                </w:ins>
              </m:r>
              <m:r>
                <w:ins w:id="499" w:author="ljl" w:date="2021-11-14T10:24:00Z">
                  <m:rPr>
                    <m:sty m:val="p"/>
                  </m:rPr>
                  <w:rPr>
                    <w:rFonts w:ascii="Cambria Math" w:hAnsi="Cambria Math"/>
                    <w:shd w:val="clear" w:color="auto" w:fill="FFFFFF"/>
                  </w:rPr>
                  <m:t>+</m:t>
                </w:ins>
              </m:r>
              <m:r>
                <w:ins w:id="500" w:author="ljl" w:date="2021-11-14T10:24:00Z">
                  <w:rPr>
                    <w:rFonts w:ascii="Cambria Math" w:hAnsi="Cambria Math"/>
                    <w:shd w:val="clear" w:color="auto" w:fill="FFFFFF"/>
                  </w:rPr>
                  <m:t>FN</m:t>
                </w:ins>
              </m:r>
              <m:r>
                <w:ins w:id="501" w:author="ljl" w:date="2021-11-14T10:24:00Z">
                  <m:rPr>
                    <m:sty m:val="p"/>
                  </m:rPr>
                  <w:rPr>
                    <w:rFonts w:ascii="Cambria Math" w:hAnsi="Cambria Math"/>
                    <w:shd w:val="clear" w:color="auto" w:fill="FFFFFF"/>
                  </w:rPr>
                  <m:t>+</m:t>
                </w:ins>
              </m:r>
              <m:r>
                <w:ins w:id="502" w:author="ljl" w:date="2021-11-14T10:24:00Z">
                  <w:rPr>
                    <w:rFonts w:ascii="Cambria Math" w:hAnsi="Cambria Math"/>
                    <w:shd w:val="clear" w:color="auto" w:fill="FFFFFF"/>
                  </w:rPr>
                  <m:t>FP</m:t>
                </w:ins>
              </m:r>
              <m:r>
                <w:ins w:id="503" w:author="ljl" w:date="2021-11-14T10:24:00Z">
                  <m:rPr>
                    <m:sty m:val="p"/>
                  </m:rPr>
                  <w:rPr>
                    <w:rFonts w:ascii="Cambria Math" w:hAnsi="Cambria Math"/>
                    <w:shd w:val="clear" w:color="auto" w:fill="FFFFFF"/>
                  </w:rPr>
                  <m:t>+</m:t>
                </w:ins>
              </m:r>
              <m:r>
                <w:ins w:id="504" w:author="ljl" w:date="2021-11-14T10:24:00Z">
                  <w:rPr>
                    <w:rFonts w:ascii="Cambria Math" w:hAnsi="Cambria Math"/>
                    <w:shd w:val="clear" w:color="auto" w:fill="FFFFFF"/>
                  </w:rPr>
                  <m:t>TN</m:t>
                </w:ins>
              </m:r>
            </m:den>
          </m:f>
        </m:oMath>
      </m:oMathPara>
    </w:p>
    <w:p w14:paraId="1780ADFA" w14:textId="716DC244" w:rsidR="00135B91" w:rsidRDefault="00135B91" w:rsidP="0091272C">
      <w:pPr>
        <w:pStyle w:val="1e"/>
        <w:rPr>
          <w:ins w:id="505" w:author="ljl" w:date="2021-11-14T10:24:00Z"/>
          <w:rFonts w:hint="eastAsia"/>
          <w:shd w:val="clear" w:color="auto" w:fill="FFFFFF"/>
        </w:rPr>
      </w:pPr>
      <w:ins w:id="506" w:author="ljl" w:date="2021-11-14T10:24:00Z">
        <w:r>
          <w:rPr>
            <w:rFonts w:hint="eastAsia"/>
            <w:shd w:val="clear" w:color="auto" w:fill="FFFFFF"/>
          </w:rPr>
          <w:t>准确率的缺点是数据的样本不平均，不能用来评价模型的性能优</w:t>
        </w:r>
        <w:r w:rsidRPr="00135B91">
          <w:rPr>
            <w:shd w:val="clear" w:color="auto" w:fill="FFFFFF"/>
          </w:rPr>
          <w:t>劣</w:t>
        </w:r>
      </w:ins>
    </w:p>
    <w:p w14:paraId="62E58848" w14:textId="1AC2A823" w:rsidR="002A4F8F" w:rsidRDefault="002A4F8F">
      <w:pPr>
        <w:pStyle w:val="1e"/>
        <w:numPr>
          <w:ilvl w:val="0"/>
          <w:numId w:val="22"/>
        </w:numPr>
        <w:rPr>
          <w:shd w:val="clear" w:color="auto" w:fill="FFFFFF"/>
          <w:rPrChange w:id="507" w:author="ljl" w:date="2021-11-14T10:24:00Z">
            <w:rPr>
              <w:rFonts w:ascii="Arial" w:hAnsi="Arial"/>
              <w:shd w:val="clear" w:color="auto" w:fill="FFFFFF"/>
            </w:rPr>
          </w:rPrChange>
        </w:rPr>
        <w:pPrChange w:id="508" w:author="ljl" w:date="2021-11-14T10:24:00Z">
          <w:pPr>
            <w:pStyle w:val="1e"/>
          </w:pPr>
        </w:pPrChange>
      </w:pPr>
      <w:r>
        <w:rPr>
          <w:rFonts w:hint="eastAsia"/>
          <w:shd w:val="clear" w:color="auto" w:fill="FFFFFF"/>
          <w:rPrChange w:id="509" w:author="ljl" w:date="2021-11-14T10:24:00Z">
            <w:rPr>
              <w:rFonts w:ascii="Arial" w:hAnsi="Arial" w:hint="eastAsia"/>
              <w:shd w:val="clear" w:color="auto" w:fill="FFFFFF"/>
            </w:rPr>
          </w:rPrChange>
        </w:rPr>
        <w:t>精确率</w:t>
      </w:r>
      <w:ins w:id="510" w:author="ljz" w:date="2021-11-14T10:24:00Z">
        <w:r w:rsidR="00EB7C75">
          <w:rPr>
            <w:rFonts w:hint="eastAsia"/>
            <w:shd w:val="clear" w:color="auto" w:fill="FFFFFF"/>
          </w:rPr>
          <w:t>：</w:t>
        </w:r>
      </w:ins>
      <w:ins w:id="511" w:author="ljl" w:date="2021-11-14T10:24:00Z">
        <w:r>
          <w:rPr>
            <w:rFonts w:hint="eastAsia"/>
            <w:shd w:val="clear" w:color="auto" w:fill="FFFFFF"/>
          </w:rPr>
          <w:t>(</w:t>
        </w:r>
      </w:ins>
      <w:r>
        <w:rPr>
          <w:shd w:val="clear" w:color="auto" w:fill="FFFFFF"/>
          <w:rPrChange w:id="512" w:author="ljl" w:date="2021-11-14T10:24:00Z">
            <w:rPr>
              <w:rFonts w:ascii="Arial" w:hAnsi="Arial"/>
              <w:shd w:val="clear" w:color="auto" w:fill="FFFFFF"/>
            </w:rPr>
          </w:rPrChange>
        </w:rPr>
        <w:t>Precision</w:t>
      </w:r>
      <w:ins w:id="513" w:author="ljz" w:date="2021-11-14T10:24:00Z">
        <w:r w:rsidR="00EB7C75">
          <w:rPr>
            <w:rFonts w:hint="eastAsia"/>
            <w:shd w:val="clear" w:color="auto" w:fill="FFFFFF"/>
          </w:rPr>
          <w:t>-</w:t>
        </w:r>
        <w:r w:rsidR="00EB7C75" w:rsidRPr="00EB7C75">
          <w:rPr>
            <w:rFonts w:hint="eastAsia"/>
            <w:shd w:val="clear" w:color="auto" w:fill="FFFFFF"/>
          </w:rPr>
          <w:t>检索出相关文档数与检索出的文档总数的比率</w:t>
        </w:r>
        <w:r w:rsidR="00963DE6">
          <w:rPr>
            <w:rFonts w:hint="eastAsia"/>
            <w:shd w:val="clear" w:color="auto" w:fill="FFFFFF"/>
          </w:rPr>
          <w:t>T</w:t>
        </w:r>
        <w:r w:rsidR="00963DE6">
          <w:rPr>
            <w:shd w:val="clear" w:color="auto" w:fill="FFFFFF"/>
          </w:rPr>
          <w:t>P/TP+FP</w:t>
        </w:r>
      </w:ins>
      <w:ins w:id="514" w:author="ljl" w:date="2021-11-14T10:24:00Z">
        <w:r>
          <w:rPr>
            <w:shd w:val="clear" w:color="auto" w:fill="FFFFFF"/>
          </w:rPr>
          <w:t>)</w:t>
        </w:r>
      </w:ins>
    </w:p>
    <w:p w14:paraId="113D0E6A" w14:textId="5B6DF8FA" w:rsidR="00135B91" w:rsidRPr="00135B91" w:rsidRDefault="00566DE2" w:rsidP="0091272C">
      <w:pPr>
        <w:pStyle w:val="1e"/>
        <w:rPr>
          <w:ins w:id="515" w:author="ljl" w:date="2021-11-14T10:24:00Z"/>
          <w:rFonts w:hint="eastAsia"/>
          <w:shd w:val="clear" w:color="auto" w:fill="FFFFFF"/>
        </w:rPr>
      </w:pPr>
      <m:oMathPara>
        <m:oMath>
          <m:r>
            <m:rPr>
              <m:sty m:val="p"/>
            </m:rPr>
            <w:rPr>
              <w:rFonts w:ascii="Cambria Math" w:hAnsi="Cambria Math"/>
              <w:shd w:val="clear" w:color="auto" w:fill="FFFFFF"/>
              <w:rPrChange w:id="516" w:author="ljl" w:date="2021-11-14T10:24:00Z">
                <w:rPr>
                  <w:rFonts w:ascii="Cambria Math" w:hAnsi="Cambria Math"/>
                  <w:shd w:val="clear" w:color="auto" w:fill="FFFFFF"/>
                </w:rPr>
              </w:rPrChange>
            </w:rPr>
            <m:t>Precision</m:t>
          </m:r>
          <m:r>
            <w:ins w:id="517" w:author="ljl" w:date="2021-11-14T10:24:00Z">
              <m:rPr>
                <m:sty m:val="p"/>
              </m:rPr>
              <w:rPr>
                <w:rFonts w:ascii="Cambria Math" w:hAnsi="Cambria Math"/>
                <w:shd w:val="clear" w:color="auto" w:fill="FFFFFF"/>
              </w:rPr>
              <m:t xml:space="preserve">= </m:t>
            </w:ins>
          </m:r>
          <m:f>
            <m:fPr>
              <m:ctrlPr>
                <w:ins w:id="518" w:author="ljl" w:date="2021-11-14T10:24:00Z">
                  <w:rPr>
                    <w:rFonts w:ascii="Cambria Math" w:hAnsi="Cambria Math"/>
                    <w:shd w:val="clear" w:color="auto" w:fill="FFFFFF"/>
                  </w:rPr>
                </w:ins>
              </m:ctrlPr>
            </m:fPr>
            <m:num>
              <m:r>
                <w:ins w:id="519" w:author="ljl" w:date="2021-11-14T10:24:00Z">
                  <w:rPr>
                    <w:rFonts w:ascii="Cambria Math" w:hAnsi="Cambria Math"/>
                    <w:shd w:val="clear" w:color="auto" w:fill="FFFFFF"/>
                  </w:rPr>
                  <m:t>TP</m:t>
                </w:ins>
              </m:r>
            </m:num>
            <m:den>
              <m:r>
                <w:ins w:id="520" w:author="ljl" w:date="2021-11-14T10:24:00Z">
                  <w:rPr>
                    <w:rFonts w:ascii="Cambria Math" w:hAnsi="Cambria Math"/>
                    <w:shd w:val="clear" w:color="auto" w:fill="FFFFFF"/>
                  </w:rPr>
                  <m:t>TP</m:t>
                </w:ins>
              </m:r>
              <m:r>
                <w:ins w:id="521" w:author="ljl" w:date="2021-11-14T10:24:00Z">
                  <m:rPr>
                    <m:sty m:val="p"/>
                  </m:rPr>
                  <w:rPr>
                    <w:rFonts w:ascii="Cambria Math" w:hAnsi="Cambria Math"/>
                    <w:shd w:val="clear" w:color="auto" w:fill="FFFFFF"/>
                  </w:rPr>
                  <m:t>+</m:t>
                </w:ins>
              </m:r>
              <m:r>
                <w:ins w:id="522" w:author="ljl" w:date="2021-11-14T10:24:00Z">
                  <w:rPr>
                    <w:rFonts w:ascii="Cambria Math" w:hAnsi="Cambria Math"/>
                    <w:shd w:val="clear" w:color="auto" w:fill="FFFFFF"/>
                  </w:rPr>
                  <m:t>FP</m:t>
                </w:ins>
              </m:r>
            </m:den>
          </m:f>
        </m:oMath>
      </m:oMathPara>
    </w:p>
    <w:p w14:paraId="38B8FCE4" w14:textId="2608E8C9" w:rsidR="00135B91" w:rsidRDefault="00135B91" w:rsidP="0091272C">
      <w:pPr>
        <w:pStyle w:val="1e"/>
        <w:rPr>
          <w:ins w:id="523" w:author="ljl" w:date="2021-11-14T10:24:00Z"/>
          <w:rFonts w:hint="eastAsia"/>
          <w:shd w:val="clear" w:color="auto" w:fill="FFFFFF"/>
        </w:rPr>
      </w:pPr>
      <w:ins w:id="524" w:author="ljl" w:date="2021-11-14T10:24:00Z">
        <w:r>
          <w:rPr>
            <w:rFonts w:hint="eastAsia"/>
            <w:shd w:val="clear" w:color="auto" w:fill="FFFFFF"/>
          </w:rPr>
          <w:t>精确率是在模型预测为正样本的结果中，真正是正样本所占的百分比，分类</w:t>
        </w:r>
        <w:r w:rsidRPr="00135B91">
          <w:rPr>
            <w:shd w:val="clear" w:color="auto" w:fill="FFFFFF"/>
          </w:rPr>
          <w:t>阈值</w:t>
        </w:r>
        <w:r>
          <w:rPr>
            <w:rFonts w:hint="eastAsia"/>
            <w:shd w:val="clear" w:color="auto" w:fill="FFFFFF"/>
          </w:rPr>
          <w:t>比较高。</w:t>
        </w:r>
      </w:ins>
    </w:p>
    <w:p w14:paraId="5CC3D829" w14:textId="3ED72BF4" w:rsidR="002A4F8F" w:rsidRDefault="002A4F8F">
      <w:pPr>
        <w:pStyle w:val="1e"/>
        <w:numPr>
          <w:ilvl w:val="0"/>
          <w:numId w:val="22"/>
        </w:numPr>
        <w:rPr>
          <w:shd w:val="clear" w:color="auto" w:fill="FFFFFF"/>
          <w:rPrChange w:id="525" w:author="ljl" w:date="2021-11-14T10:24:00Z">
            <w:rPr>
              <w:rFonts w:ascii="Arial" w:hAnsi="Arial"/>
              <w:shd w:val="clear" w:color="auto" w:fill="FFFFFF"/>
            </w:rPr>
          </w:rPrChange>
        </w:rPr>
        <w:pPrChange w:id="526" w:author="ljl" w:date="2021-11-14T10:24:00Z">
          <w:pPr>
            <w:pStyle w:val="1e"/>
          </w:pPr>
        </w:pPrChange>
      </w:pPr>
      <w:r>
        <w:rPr>
          <w:rFonts w:hint="eastAsia"/>
          <w:shd w:val="clear" w:color="auto" w:fill="FFFFFF"/>
          <w:rPrChange w:id="527" w:author="ljl" w:date="2021-11-14T10:24:00Z">
            <w:rPr>
              <w:rFonts w:ascii="Arial" w:hAnsi="Arial" w:hint="eastAsia"/>
              <w:shd w:val="clear" w:color="auto" w:fill="FFFFFF"/>
            </w:rPr>
          </w:rPrChange>
        </w:rPr>
        <w:t>召回率</w:t>
      </w:r>
      <w:ins w:id="528" w:author="ljz" w:date="2021-11-14T10:24:00Z">
        <w:r w:rsidR="00EB7C75">
          <w:rPr>
            <w:rFonts w:hint="eastAsia"/>
            <w:shd w:val="clear" w:color="auto" w:fill="FFFFFF"/>
          </w:rPr>
          <w:t>：</w:t>
        </w:r>
      </w:ins>
      <w:ins w:id="529" w:author="ljl" w:date="2021-11-14T10:24:00Z">
        <w:r>
          <w:rPr>
            <w:rFonts w:hint="eastAsia"/>
            <w:shd w:val="clear" w:color="auto" w:fill="FFFFFF"/>
          </w:rPr>
          <w:t>(</w:t>
        </w:r>
      </w:ins>
      <w:r>
        <w:rPr>
          <w:shd w:val="clear" w:color="auto" w:fill="FFFFFF"/>
          <w:rPrChange w:id="530" w:author="ljl" w:date="2021-11-14T10:24:00Z">
            <w:rPr>
              <w:rFonts w:ascii="Arial" w:hAnsi="Arial"/>
              <w:shd w:val="clear" w:color="auto" w:fill="FFFFFF"/>
            </w:rPr>
          </w:rPrChange>
        </w:rPr>
        <w:t>Recall</w:t>
      </w:r>
      <w:ins w:id="531" w:author="ljz" w:date="2021-11-14T10:24:00Z">
        <w:r w:rsidR="00EB7C75">
          <w:rPr>
            <w:rFonts w:hint="eastAsia"/>
            <w:shd w:val="clear" w:color="auto" w:fill="FFFFFF"/>
          </w:rPr>
          <w:t>-</w:t>
        </w:r>
        <w:r w:rsidR="00EB7C75" w:rsidRPr="00EB7C75">
          <w:rPr>
            <w:shd w:val="clear" w:color="auto" w:fill="FFFFFF"/>
          </w:rPr>
          <w:t>所有准确的条目</w:t>
        </w:r>
        <w:r w:rsidR="00AB7DE0">
          <w:rPr>
            <w:rFonts w:hint="eastAsia"/>
            <w:shd w:val="clear" w:color="auto" w:fill="FFFFFF"/>
          </w:rPr>
          <w:t>的比例</w:t>
        </w:r>
        <w:r w:rsidR="00963DE6">
          <w:rPr>
            <w:rFonts w:hint="eastAsia"/>
            <w:shd w:val="clear" w:color="auto" w:fill="FFFFFF"/>
          </w:rPr>
          <w:t>T</w:t>
        </w:r>
        <w:r w:rsidR="00963DE6">
          <w:rPr>
            <w:shd w:val="clear" w:color="auto" w:fill="FFFFFF"/>
          </w:rPr>
          <w:t>P/TP+FN</w:t>
        </w:r>
      </w:ins>
      <w:ins w:id="532" w:author="ljl" w:date="2021-11-14T10:24:00Z">
        <w:r>
          <w:rPr>
            <w:shd w:val="clear" w:color="auto" w:fill="FFFFFF"/>
          </w:rPr>
          <w:t>)</w:t>
        </w:r>
      </w:ins>
    </w:p>
    <w:p w14:paraId="6835F753" w14:textId="1368DFAF" w:rsidR="00135B91" w:rsidRPr="00135B91" w:rsidRDefault="00566DE2" w:rsidP="0091272C">
      <w:pPr>
        <w:pStyle w:val="1e"/>
        <w:rPr>
          <w:ins w:id="533" w:author="ljl" w:date="2021-11-14T10:24:00Z"/>
          <w:rFonts w:hint="eastAsia"/>
          <w:shd w:val="clear" w:color="auto" w:fill="FFFFFF"/>
        </w:rPr>
      </w:pPr>
      <m:oMathPara>
        <m:oMath>
          <m:r>
            <m:rPr>
              <m:sty m:val="p"/>
            </m:rPr>
            <w:rPr>
              <w:rFonts w:ascii="Cambria Math" w:hAnsi="Cambria Math"/>
              <w:shd w:val="clear" w:color="auto" w:fill="FFFFFF"/>
              <w:rPrChange w:id="534" w:author="ljl" w:date="2021-11-14T10:24:00Z">
                <w:rPr>
                  <w:rFonts w:ascii="Cambria Math" w:hAnsi="Cambria Math"/>
                  <w:shd w:val="clear" w:color="auto" w:fill="FFFFFF"/>
                </w:rPr>
              </w:rPrChange>
            </w:rPr>
            <m:t>Recall</m:t>
          </m:r>
          <m:r>
            <w:ins w:id="535" w:author="ljl" w:date="2021-11-14T10:24:00Z">
              <m:rPr>
                <m:sty m:val="p"/>
              </m:rPr>
              <w:rPr>
                <w:rFonts w:ascii="Cambria Math" w:hAnsi="Cambria Math"/>
                <w:shd w:val="clear" w:color="auto" w:fill="FFFFFF"/>
              </w:rPr>
              <m:t xml:space="preserve">= </m:t>
            </w:ins>
          </m:r>
          <m:f>
            <m:fPr>
              <m:ctrlPr>
                <w:ins w:id="536" w:author="ljl" w:date="2021-11-14T10:24:00Z">
                  <w:rPr>
                    <w:rFonts w:ascii="Cambria Math" w:hAnsi="Cambria Math"/>
                    <w:shd w:val="clear" w:color="auto" w:fill="FFFFFF"/>
                  </w:rPr>
                </w:ins>
              </m:ctrlPr>
            </m:fPr>
            <m:num>
              <m:r>
                <w:ins w:id="537" w:author="ljl" w:date="2021-11-14T10:24:00Z">
                  <w:rPr>
                    <w:rFonts w:ascii="Cambria Math" w:hAnsi="Cambria Math"/>
                    <w:shd w:val="clear" w:color="auto" w:fill="FFFFFF"/>
                  </w:rPr>
                  <m:t>TP</m:t>
                </w:ins>
              </m:r>
            </m:num>
            <m:den>
              <m:r>
                <w:ins w:id="538" w:author="ljl" w:date="2021-11-14T10:24:00Z">
                  <w:rPr>
                    <w:rFonts w:ascii="Cambria Math" w:hAnsi="Cambria Math"/>
                    <w:shd w:val="clear" w:color="auto" w:fill="FFFFFF"/>
                  </w:rPr>
                  <m:t>TP</m:t>
                </w:ins>
              </m:r>
              <m:r>
                <w:ins w:id="539" w:author="ljl" w:date="2021-11-14T10:24:00Z">
                  <m:rPr>
                    <m:sty m:val="p"/>
                  </m:rPr>
                  <w:rPr>
                    <w:rFonts w:ascii="Cambria Math" w:hAnsi="Cambria Math"/>
                    <w:shd w:val="clear" w:color="auto" w:fill="FFFFFF"/>
                  </w:rPr>
                  <m:t>+</m:t>
                </w:ins>
              </m:r>
              <m:r>
                <w:ins w:id="540" w:author="ljl" w:date="2021-11-14T10:24:00Z">
                  <w:rPr>
                    <w:rFonts w:ascii="Cambria Math" w:hAnsi="Cambria Math"/>
                    <w:shd w:val="clear" w:color="auto" w:fill="FFFFFF"/>
                  </w:rPr>
                  <m:t>FN</m:t>
                </w:ins>
              </m:r>
            </m:den>
          </m:f>
        </m:oMath>
      </m:oMathPara>
    </w:p>
    <w:p w14:paraId="5FBE0DAD" w14:textId="2331ED35" w:rsidR="00135B91" w:rsidRDefault="00135B91" w:rsidP="0091272C">
      <w:pPr>
        <w:pStyle w:val="1e"/>
        <w:rPr>
          <w:ins w:id="541" w:author="ljl" w:date="2021-11-14T10:24:00Z"/>
          <w:rFonts w:hint="eastAsia"/>
          <w:shd w:val="clear" w:color="auto" w:fill="FFFFFF"/>
        </w:rPr>
      </w:pPr>
      <w:ins w:id="542" w:author="ljl" w:date="2021-11-14T10:24:00Z">
        <w:r>
          <w:rPr>
            <w:rFonts w:hint="eastAsia"/>
            <w:shd w:val="clear" w:color="auto" w:fill="FFFFFF"/>
          </w:rPr>
          <w:t>在史记为正样本中，被预测为正样本所占的百分比，</w:t>
        </w:r>
        <w:r w:rsidR="008C5DCD">
          <w:rPr>
            <w:rFonts w:hint="eastAsia"/>
            <w:shd w:val="clear" w:color="auto" w:fill="FFFFFF"/>
          </w:rPr>
          <w:t>它尽量检测数据，不遗漏数据，所以分类</w:t>
        </w:r>
        <w:r w:rsidR="008C5DCD" w:rsidRPr="008C5DCD">
          <w:rPr>
            <w:shd w:val="clear" w:color="auto" w:fill="FFFFFF"/>
          </w:rPr>
          <w:t>阈</w:t>
        </w:r>
        <w:r w:rsidR="008C5DCD">
          <w:rPr>
            <w:rFonts w:hint="eastAsia"/>
            <w:shd w:val="clear" w:color="auto" w:fill="FFFFFF"/>
          </w:rPr>
          <w:t>值较低。</w:t>
        </w:r>
      </w:ins>
    </w:p>
    <w:p w14:paraId="1A0557DC" w14:textId="4D65D5EE" w:rsidR="002A4F8F" w:rsidRDefault="002A4F8F" w:rsidP="0091272C">
      <w:pPr>
        <w:pStyle w:val="1e"/>
        <w:numPr>
          <w:ilvl w:val="0"/>
          <w:numId w:val="22"/>
        </w:numPr>
        <w:rPr>
          <w:ins w:id="543" w:author="ljl" w:date="2021-11-14T10:24:00Z"/>
          <w:rFonts w:hint="eastAsia"/>
          <w:shd w:val="clear" w:color="auto" w:fill="FFFFFF"/>
        </w:rPr>
      </w:pPr>
      <w:ins w:id="544" w:author="ljl" w:date="2021-11-14T10:24:00Z">
        <w:r>
          <w:rPr>
            <w:shd w:val="clear" w:color="auto" w:fill="FFFFFF"/>
          </w:rPr>
          <w:t>F1 Score</w:t>
        </w:r>
      </w:ins>
    </w:p>
    <w:p w14:paraId="56CCF6D5" w14:textId="4242EEFB" w:rsidR="008C5DCD" w:rsidRDefault="008C5DCD" w:rsidP="0091272C">
      <w:pPr>
        <w:pStyle w:val="1e"/>
        <w:rPr>
          <w:ins w:id="545" w:author="ljl" w:date="2021-11-14T10:24:00Z"/>
          <w:rFonts w:hint="eastAsia"/>
          <w:shd w:val="clear" w:color="auto" w:fill="FFFFFF"/>
        </w:rPr>
      </w:pPr>
      <w:ins w:id="546" w:author="ljl" w:date="2021-11-14T10:24:00Z">
        <w:r>
          <w:rPr>
            <w:rFonts w:hint="eastAsia"/>
            <w:shd w:val="clear" w:color="auto" w:fill="FFFFFF"/>
          </w:rPr>
          <w:t>精准率和召回率都有各自的缺点，如果</w:t>
        </w:r>
        <w:r w:rsidRPr="008C5DCD">
          <w:rPr>
            <w:shd w:val="clear" w:color="auto" w:fill="FFFFFF"/>
          </w:rPr>
          <w:t>阈</w:t>
        </w:r>
        <w:r>
          <w:rPr>
            <w:rFonts w:hint="eastAsia"/>
            <w:shd w:val="clear" w:color="auto" w:fill="FFFFFF"/>
          </w:rPr>
          <w:t>值较高，精准率就会高，但同时</w:t>
        </w:r>
      </w:ins>
      <w:r w:rsidR="00BE7999">
        <w:rPr>
          <w:rFonts w:hint="eastAsia"/>
          <w:shd w:val="clear" w:color="auto" w:fill="FFFFFF"/>
        </w:rPr>
        <w:t>召回</w:t>
      </w:r>
      <w:ins w:id="547" w:author="ljl" w:date="2021-11-14T10:24:00Z">
        <w:r>
          <w:rPr>
            <w:rFonts w:hint="eastAsia"/>
            <w:shd w:val="clear" w:color="auto" w:fill="FFFFFF"/>
          </w:rPr>
          <w:t>很多数据，反之</w:t>
        </w:r>
        <w:r w:rsidRPr="008C5DCD">
          <w:rPr>
            <w:shd w:val="clear" w:color="auto" w:fill="FFFFFF"/>
          </w:rPr>
          <w:t>阈</w:t>
        </w:r>
        <w:r>
          <w:rPr>
            <w:rFonts w:hint="eastAsia"/>
            <w:shd w:val="clear" w:color="auto" w:fill="FFFFFF"/>
          </w:rPr>
          <w:t>值较低，召回率就会高，但预测的不准确。</w:t>
        </w:r>
      </w:ins>
    </w:p>
    <w:p w14:paraId="495219A7" w14:textId="677E5D3F" w:rsidR="008C5DCD" w:rsidRDefault="008C5DCD" w:rsidP="0091272C">
      <w:pPr>
        <w:pStyle w:val="1e"/>
        <w:rPr>
          <w:ins w:id="548" w:author="ljl" w:date="2021-11-14T10:24:00Z"/>
          <w:rFonts w:hint="eastAsia"/>
          <w:shd w:val="clear" w:color="auto" w:fill="FFFFFF"/>
        </w:rPr>
      </w:pPr>
      <w:ins w:id="549" w:author="ljl" w:date="2021-11-14T10:24:00Z">
        <w:r>
          <w:rPr>
            <w:rFonts w:hint="eastAsia"/>
            <w:shd w:val="clear" w:color="auto" w:fill="FFFFFF"/>
          </w:rPr>
          <w:t>F</w:t>
        </w:r>
        <w:r>
          <w:rPr>
            <w:shd w:val="clear" w:color="auto" w:fill="FFFFFF"/>
          </w:rPr>
          <w:t xml:space="preserve">1 Score </w:t>
        </w:r>
        <w:r>
          <w:rPr>
            <w:rFonts w:hint="eastAsia"/>
            <w:shd w:val="clear" w:color="auto" w:fill="FFFFFF"/>
          </w:rPr>
          <w:t>是一种调和平均数。</w:t>
        </w:r>
      </w:ins>
    </w:p>
    <w:p w14:paraId="75CC26C1" w14:textId="0D6640D3" w:rsidR="008C5DCD" w:rsidRDefault="008C5DCD" w:rsidP="0091272C">
      <w:pPr>
        <w:pStyle w:val="1e"/>
        <w:rPr>
          <w:ins w:id="550" w:author="ljl" w:date="2021-11-14T10:24:00Z"/>
          <w:rFonts w:hint="eastAsia"/>
          <w:shd w:val="clear" w:color="auto" w:fill="FFFFFF"/>
        </w:rPr>
      </w:pPr>
      <m:oMathPara>
        <m:oMath>
          <m:r>
            <w:ins w:id="551" w:author="ljl" w:date="2021-11-14T10:24:00Z">
              <w:rPr>
                <w:rFonts w:ascii="Cambria Math" w:hAnsi="Cambria Math"/>
                <w:shd w:val="clear" w:color="auto" w:fill="FFFFFF"/>
              </w:rPr>
              <m:t>F</m:t>
            </w:ins>
          </m:r>
          <m:r>
            <w:ins w:id="552" w:author="ljl" w:date="2021-11-14T10:24:00Z">
              <m:rPr>
                <m:sty m:val="p"/>
              </m:rPr>
              <w:rPr>
                <w:rFonts w:ascii="Cambria Math" w:hAnsi="Cambria Math"/>
                <w:shd w:val="clear" w:color="auto" w:fill="FFFFFF"/>
              </w:rPr>
              <m:t xml:space="preserve">1= </m:t>
            </w:ins>
          </m:r>
          <m:f>
            <m:fPr>
              <m:ctrlPr>
                <w:ins w:id="553" w:author="ljl" w:date="2021-11-14T10:24:00Z">
                  <w:rPr>
                    <w:rFonts w:ascii="Cambria Math" w:hAnsi="Cambria Math"/>
                    <w:shd w:val="clear" w:color="auto" w:fill="FFFFFF"/>
                  </w:rPr>
                </w:ins>
              </m:ctrlPr>
            </m:fPr>
            <m:num>
              <m:r>
                <w:ins w:id="554" w:author="ljl" w:date="2021-11-14T10:24:00Z">
                  <m:rPr>
                    <m:sty m:val="p"/>
                  </m:rPr>
                  <w:rPr>
                    <w:rFonts w:ascii="Cambria Math" w:hAnsi="Cambria Math"/>
                    <w:shd w:val="clear" w:color="auto" w:fill="FFFFFF"/>
                  </w:rPr>
                  <m:t>2 ×</m:t>
                </w:ins>
              </m:r>
              <m:r>
                <w:ins w:id="555" w:author="ljl" w:date="2021-11-14T10:24:00Z">
                  <w:rPr>
                    <w:rFonts w:ascii="Cambria Math" w:hAnsi="Cambria Math"/>
                    <w:shd w:val="clear" w:color="auto" w:fill="FFFFFF"/>
                  </w:rPr>
                  <m:t>P</m:t>
                </w:ins>
              </m:r>
              <m:r>
                <w:ins w:id="556" w:author="ljl" w:date="2021-11-14T10:24:00Z">
                  <m:rPr>
                    <m:sty m:val="p"/>
                  </m:rPr>
                  <w:rPr>
                    <w:rFonts w:ascii="Cambria Math" w:hAnsi="Cambria Math"/>
                    <w:shd w:val="clear" w:color="auto" w:fill="FFFFFF"/>
                  </w:rPr>
                  <m:t xml:space="preserve"> ×</m:t>
                </w:ins>
              </m:r>
              <m:r>
                <w:ins w:id="557" w:author="ljl" w:date="2021-11-14T10:24:00Z">
                  <w:rPr>
                    <w:rFonts w:ascii="Cambria Math" w:hAnsi="Cambria Math"/>
                    <w:shd w:val="clear" w:color="auto" w:fill="FFFFFF"/>
                  </w:rPr>
                  <m:t>R</m:t>
                </w:ins>
              </m:r>
            </m:num>
            <m:den>
              <m:r>
                <w:ins w:id="558" w:author="ljl" w:date="2021-11-14T10:24:00Z">
                  <w:rPr>
                    <w:rFonts w:ascii="Cambria Math" w:hAnsi="Cambria Math"/>
                    <w:shd w:val="clear" w:color="auto" w:fill="FFFFFF"/>
                  </w:rPr>
                  <m:t>P</m:t>
                </w:ins>
              </m:r>
              <m:r>
                <w:ins w:id="559" w:author="ljl" w:date="2021-11-14T10:24:00Z">
                  <m:rPr>
                    <m:sty m:val="p"/>
                  </m:rPr>
                  <w:rPr>
                    <w:rFonts w:ascii="Cambria Math" w:hAnsi="Cambria Math"/>
                    <w:shd w:val="clear" w:color="auto" w:fill="FFFFFF"/>
                  </w:rPr>
                  <m:t>+</m:t>
                </w:ins>
              </m:r>
              <m:r>
                <w:ins w:id="560" w:author="ljl" w:date="2021-11-14T10:24:00Z">
                  <w:rPr>
                    <w:rFonts w:ascii="Cambria Math" w:hAnsi="Cambria Math"/>
                    <w:shd w:val="clear" w:color="auto" w:fill="FFFFFF"/>
                  </w:rPr>
                  <m:t>R</m:t>
                </w:ins>
              </m:r>
            </m:den>
          </m:f>
        </m:oMath>
      </m:oMathPara>
    </w:p>
    <w:p w14:paraId="03F4E5D4" w14:textId="3BC17255" w:rsidR="002A4F8F" w:rsidRDefault="002A4F8F" w:rsidP="0091272C">
      <w:pPr>
        <w:pStyle w:val="1e"/>
        <w:numPr>
          <w:ilvl w:val="0"/>
          <w:numId w:val="22"/>
        </w:numPr>
        <w:rPr>
          <w:ins w:id="561" w:author="ljl" w:date="2021-11-14T10:24:00Z"/>
          <w:rFonts w:hint="eastAsia"/>
          <w:shd w:val="clear" w:color="auto" w:fill="FFFFFF"/>
        </w:rPr>
      </w:pPr>
      <w:ins w:id="562" w:author="ljl" w:date="2021-11-14T10:24:00Z">
        <w:r>
          <w:rPr>
            <w:shd w:val="clear" w:color="auto" w:fill="FFFFFF"/>
          </w:rPr>
          <w:t>P-R</w:t>
        </w:r>
        <w:r>
          <w:rPr>
            <w:rFonts w:hint="eastAsia"/>
            <w:shd w:val="clear" w:color="auto" w:fill="FFFFFF"/>
          </w:rPr>
          <w:t>曲线</w:t>
        </w:r>
        <w:r>
          <w:rPr>
            <w:rFonts w:hint="eastAsia"/>
            <w:shd w:val="clear" w:color="auto" w:fill="FFFFFF"/>
          </w:rPr>
          <w:t>(</w:t>
        </w:r>
        <w:proofErr w:type="spellStart"/>
        <w:r>
          <w:rPr>
            <w:shd w:val="clear" w:color="auto" w:fill="FFFFFF"/>
          </w:rPr>
          <w:t>Precesion</w:t>
        </w:r>
        <w:proofErr w:type="spellEnd"/>
        <w:r>
          <w:rPr>
            <w:shd w:val="clear" w:color="auto" w:fill="FFFFFF"/>
          </w:rPr>
          <w:t>-Recall Curve)</w:t>
        </w:r>
      </w:ins>
    </w:p>
    <w:p w14:paraId="074C0524" w14:textId="299FCDC9" w:rsidR="008C5DCD" w:rsidRDefault="008C5DCD" w:rsidP="0091272C">
      <w:pPr>
        <w:pStyle w:val="1e"/>
        <w:rPr>
          <w:ins w:id="563" w:author="ljl" w:date="2021-11-14T10:24:00Z"/>
          <w:rFonts w:hint="eastAsia"/>
          <w:shd w:val="clear" w:color="auto" w:fill="FFFFFF"/>
        </w:rPr>
      </w:pPr>
      <w:ins w:id="564" w:author="ljl" w:date="2021-11-14T10:24:00Z">
        <w:r>
          <w:rPr>
            <w:rFonts w:hint="eastAsia"/>
            <w:shd w:val="clear" w:color="auto" w:fill="FFFFFF"/>
          </w:rPr>
          <w:lastRenderedPageBreak/>
          <w:t>对于所有正样本，用来描述精准率和召回率变化的曲线。</w:t>
        </w:r>
      </w:ins>
    </w:p>
    <w:p w14:paraId="35A342EE" w14:textId="5988DEC9" w:rsidR="008C5DCD" w:rsidRDefault="008C5DCD" w:rsidP="0091272C">
      <w:pPr>
        <w:pStyle w:val="1e"/>
        <w:rPr>
          <w:ins w:id="565" w:author="ljl" w:date="2021-11-14T10:24:00Z"/>
          <w:rFonts w:hint="eastAsia"/>
          <w:shd w:val="clear" w:color="auto" w:fill="FFFFFF"/>
        </w:rPr>
      </w:pPr>
      <w:ins w:id="566" w:author="ljl" w:date="2021-11-14T10:24:00Z">
        <w:r>
          <w:rPr>
            <w:rFonts w:hint="eastAsia"/>
            <w:shd w:val="clear" w:color="auto" w:fill="FFFFFF"/>
          </w:rPr>
          <w:t>模型月</w:t>
        </w:r>
        <w:proofErr w:type="gramStart"/>
        <w:r>
          <w:rPr>
            <w:rFonts w:hint="eastAsia"/>
            <w:shd w:val="clear" w:color="auto" w:fill="FFFFFF"/>
          </w:rPr>
          <w:t>座标</w:t>
        </w:r>
        <w:proofErr w:type="gramEnd"/>
        <w:r>
          <w:rPr>
            <w:rFonts w:hint="eastAsia"/>
            <w:shd w:val="clear" w:color="auto" w:fill="FFFFFF"/>
          </w:rPr>
          <w:t>围城的面积越大，模型的性能就越好。由于曲线下的面积很难估算，</w:t>
        </w:r>
        <w:r>
          <w:rPr>
            <w:rFonts w:hint="eastAsia"/>
            <w:shd w:val="clear" w:color="auto" w:fill="FFFFFF"/>
          </w:rPr>
          <w:t>B</w:t>
        </w:r>
        <w:r>
          <w:rPr>
            <w:shd w:val="clear" w:color="auto" w:fill="FFFFFF"/>
          </w:rPr>
          <w:t>EP (Break-Event Point)</w:t>
        </w:r>
        <w:r>
          <w:rPr>
            <w:rFonts w:hint="eastAsia"/>
            <w:shd w:val="clear" w:color="auto" w:fill="FFFFFF"/>
          </w:rPr>
          <w:t>，也称为平衡点，就是当</w:t>
        </w:r>
        <w:r>
          <w:rPr>
            <w:rFonts w:hint="eastAsia"/>
            <w:shd w:val="clear" w:color="auto" w:fill="FFFFFF"/>
          </w:rPr>
          <w:t>P</w:t>
        </w:r>
        <w:r>
          <w:rPr>
            <w:shd w:val="clear" w:color="auto" w:fill="FFFFFF"/>
          </w:rPr>
          <w:t xml:space="preserve"> = R</w:t>
        </w:r>
        <w:r>
          <w:rPr>
            <w:rFonts w:hint="eastAsia"/>
            <w:shd w:val="clear" w:color="auto" w:fill="FFFFFF"/>
          </w:rPr>
          <w:t>时的取值，平衡点的取值越高，性能更优。</w:t>
        </w:r>
      </w:ins>
    </w:p>
    <w:p w14:paraId="29E7D3B8" w14:textId="10D6A603" w:rsidR="002A4F8F" w:rsidRDefault="002A4F8F" w:rsidP="0091272C">
      <w:pPr>
        <w:pStyle w:val="1e"/>
        <w:numPr>
          <w:ilvl w:val="0"/>
          <w:numId w:val="22"/>
        </w:numPr>
        <w:rPr>
          <w:ins w:id="567" w:author="ljl" w:date="2021-11-14T10:24:00Z"/>
          <w:rFonts w:hint="eastAsia"/>
          <w:shd w:val="clear" w:color="auto" w:fill="FFFFFF"/>
        </w:rPr>
      </w:pPr>
      <w:ins w:id="568" w:author="ljl" w:date="2021-11-14T10:24:00Z">
        <w:r>
          <w:rPr>
            <w:shd w:val="clear" w:color="auto" w:fill="FFFFFF"/>
          </w:rPr>
          <w:t>ROC</w:t>
        </w:r>
        <w:r w:rsidR="00AB4CD1">
          <w:rPr>
            <w:shd w:val="clear" w:color="auto" w:fill="FFFFFF"/>
          </w:rPr>
          <w:t xml:space="preserve"> (Receiver Operating Characteristic)</w:t>
        </w:r>
      </w:ins>
    </w:p>
    <w:p w14:paraId="27F58406" w14:textId="09208CFD" w:rsidR="00AB4CD1" w:rsidRDefault="00AB4CD1" w:rsidP="0091272C">
      <w:pPr>
        <w:pStyle w:val="1e"/>
        <w:rPr>
          <w:ins w:id="569" w:author="ljl" w:date="2021-11-14T10:24:00Z"/>
          <w:rFonts w:hint="eastAsia"/>
          <w:shd w:val="clear" w:color="auto" w:fill="FFFFFF"/>
        </w:rPr>
      </w:pPr>
      <w:ins w:id="570" w:author="ljl" w:date="2021-11-14T10:24:00Z">
        <w:r>
          <w:rPr>
            <w:rFonts w:hint="eastAsia"/>
            <w:shd w:val="clear" w:color="auto" w:fill="FFFFFF"/>
          </w:rPr>
          <w:t>又称为接收者操作特征曲线。理想的目标为</w:t>
        </w:r>
        <w:r>
          <w:rPr>
            <w:rFonts w:hint="eastAsia"/>
            <w:shd w:val="clear" w:color="auto" w:fill="FFFFFF"/>
          </w:rPr>
          <w:t>T</w:t>
        </w:r>
        <w:r>
          <w:rPr>
            <w:shd w:val="clear" w:color="auto" w:fill="FFFFFF"/>
          </w:rPr>
          <w:t>PR=1, FPR=0</w:t>
        </w:r>
        <w:r>
          <w:rPr>
            <w:rFonts w:hint="eastAsia"/>
            <w:shd w:val="clear" w:color="auto" w:fill="FFFFFF"/>
          </w:rPr>
          <w:t>。所以</w:t>
        </w:r>
        <w:r>
          <w:rPr>
            <w:rFonts w:hint="eastAsia"/>
            <w:shd w:val="clear" w:color="auto" w:fill="FFFFFF"/>
          </w:rPr>
          <w:t>R</w:t>
        </w:r>
        <w:r>
          <w:rPr>
            <w:shd w:val="clear" w:color="auto" w:fill="FFFFFF"/>
          </w:rPr>
          <w:t>OC</w:t>
        </w:r>
        <w:r>
          <w:rPr>
            <w:rFonts w:hint="eastAsia"/>
            <w:shd w:val="clear" w:color="auto" w:fill="FFFFFF"/>
          </w:rPr>
          <w:t>曲线越靠拢</w:t>
        </w:r>
        <w:r>
          <w:rPr>
            <w:rFonts w:hint="eastAsia"/>
            <w:shd w:val="clear" w:color="auto" w:fill="FFFFFF"/>
          </w:rPr>
          <w:t>(</w:t>
        </w:r>
        <w:r>
          <w:rPr>
            <w:shd w:val="clear" w:color="auto" w:fill="FFFFFF"/>
          </w:rPr>
          <w:t>0,1)</w:t>
        </w:r>
        <w:r>
          <w:rPr>
            <w:rFonts w:hint="eastAsia"/>
            <w:shd w:val="clear" w:color="auto" w:fill="FFFFFF"/>
          </w:rPr>
          <w:t>点，越偏离</w:t>
        </w:r>
        <w:r>
          <w:rPr>
            <w:rFonts w:hint="eastAsia"/>
            <w:shd w:val="clear" w:color="auto" w:fill="FFFFFF"/>
          </w:rPr>
          <w:t>4</w:t>
        </w:r>
        <w:r>
          <w:rPr>
            <w:shd w:val="clear" w:color="auto" w:fill="FFFFFF"/>
          </w:rPr>
          <w:t>5</w:t>
        </w:r>
        <w:r>
          <w:rPr>
            <w:rFonts w:hint="eastAsia"/>
            <w:shd w:val="clear" w:color="auto" w:fill="FFFFFF"/>
          </w:rPr>
          <w:t>度对角线越好，对应的就是</w:t>
        </w:r>
        <w:r>
          <w:rPr>
            <w:rFonts w:hint="eastAsia"/>
            <w:shd w:val="clear" w:color="auto" w:fill="FFFFFF"/>
          </w:rPr>
          <w:t>T</w:t>
        </w:r>
        <w:r>
          <w:rPr>
            <w:shd w:val="clear" w:color="auto" w:fill="FFFFFF"/>
          </w:rPr>
          <w:t>PR</w:t>
        </w:r>
        <w:r>
          <w:rPr>
            <w:rFonts w:hint="eastAsia"/>
            <w:shd w:val="clear" w:color="auto" w:fill="FFFFFF"/>
          </w:rPr>
          <w:t>越大越好，</w:t>
        </w:r>
        <w:r>
          <w:rPr>
            <w:rFonts w:hint="eastAsia"/>
            <w:shd w:val="clear" w:color="auto" w:fill="FFFFFF"/>
          </w:rPr>
          <w:t>F</w:t>
        </w:r>
        <w:r>
          <w:rPr>
            <w:shd w:val="clear" w:color="auto" w:fill="FFFFFF"/>
          </w:rPr>
          <w:t>PR</w:t>
        </w:r>
        <w:r>
          <w:rPr>
            <w:rFonts w:hint="eastAsia"/>
            <w:shd w:val="clear" w:color="auto" w:fill="FFFFFF"/>
          </w:rPr>
          <w:t>越小越好。</w:t>
        </w:r>
      </w:ins>
    </w:p>
    <w:p w14:paraId="7B7E28D5" w14:textId="77777777" w:rsidR="008C5DCD" w:rsidRDefault="008C5DCD" w:rsidP="0091272C">
      <w:pPr>
        <w:pStyle w:val="1e"/>
        <w:rPr>
          <w:ins w:id="571" w:author="ljl" w:date="2021-11-14T10:24:00Z"/>
          <w:rFonts w:hint="eastAsia"/>
          <w:shd w:val="clear" w:color="auto" w:fill="FFFFFF"/>
        </w:rPr>
      </w:pPr>
    </w:p>
    <w:p w14:paraId="408BC421" w14:textId="3F5D5797" w:rsidR="002A4F8F" w:rsidRDefault="002A4F8F" w:rsidP="0091272C">
      <w:pPr>
        <w:pStyle w:val="1e"/>
        <w:numPr>
          <w:ilvl w:val="0"/>
          <w:numId w:val="22"/>
        </w:numPr>
        <w:rPr>
          <w:ins w:id="572" w:author="ljl" w:date="2021-11-14T10:24:00Z"/>
          <w:rFonts w:hint="eastAsia"/>
          <w:shd w:val="clear" w:color="auto" w:fill="FFFFFF"/>
        </w:rPr>
      </w:pPr>
      <w:ins w:id="573" w:author="ljl" w:date="2021-11-14T10:24:00Z">
        <w:r>
          <w:rPr>
            <w:shd w:val="clear" w:color="auto" w:fill="FFFFFF"/>
          </w:rPr>
          <w:t>AUC</w:t>
        </w:r>
        <w:r w:rsidR="00AB4CD1">
          <w:rPr>
            <w:shd w:val="clear" w:color="auto" w:fill="FFFFFF"/>
          </w:rPr>
          <w:t xml:space="preserve"> (Area Under Curve)</w:t>
        </w:r>
      </w:ins>
    </w:p>
    <w:p w14:paraId="7AF6202E" w14:textId="26137597" w:rsidR="00AB4CD1" w:rsidRDefault="00AB4CD1" w:rsidP="0091272C">
      <w:pPr>
        <w:pStyle w:val="1e"/>
        <w:rPr>
          <w:rFonts w:hint="eastAsia"/>
          <w:shd w:val="clear" w:color="auto" w:fill="FFFFFF"/>
        </w:rPr>
      </w:pPr>
      <w:ins w:id="574" w:author="ljl" w:date="2021-11-14T10:24:00Z">
        <w:r>
          <w:rPr>
            <w:rFonts w:hint="eastAsia"/>
            <w:shd w:val="clear" w:color="auto" w:fill="FFFFFF"/>
          </w:rPr>
          <w:t>这个曲线是处于</w:t>
        </w:r>
        <w:r>
          <w:rPr>
            <w:rFonts w:hint="eastAsia"/>
            <w:shd w:val="clear" w:color="auto" w:fill="FFFFFF"/>
          </w:rPr>
          <w:t>ROC</w:t>
        </w:r>
        <w:r>
          <w:rPr>
            <w:rFonts w:hint="eastAsia"/>
            <w:shd w:val="clear" w:color="auto" w:fill="FFFFFF"/>
          </w:rPr>
          <w:t>曲线下的那部分面积的大小。</w:t>
        </w:r>
        <w:r>
          <w:rPr>
            <w:rFonts w:hint="eastAsia"/>
            <w:shd w:val="clear" w:color="auto" w:fill="FFFFFF"/>
          </w:rPr>
          <w:t>A</w:t>
        </w:r>
        <w:r>
          <w:rPr>
            <w:shd w:val="clear" w:color="auto" w:fill="FFFFFF"/>
          </w:rPr>
          <w:t>UC</w:t>
        </w:r>
        <w:r>
          <w:rPr>
            <w:rFonts w:hint="eastAsia"/>
            <w:shd w:val="clear" w:color="auto" w:fill="FFFFFF"/>
          </w:rPr>
          <w:t>越大，代表模型的性能越好。</w:t>
        </w:r>
      </w:ins>
    </w:p>
    <w:p w14:paraId="5392D747" w14:textId="1CD6E322" w:rsidR="00BE7999" w:rsidRDefault="00BE7999" w:rsidP="0091272C">
      <w:pPr>
        <w:pStyle w:val="1e"/>
        <w:rPr>
          <w:rFonts w:hint="eastAsia"/>
          <w:shd w:val="clear" w:color="auto" w:fill="FFFFFF"/>
        </w:rPr>
      </w:pPr>
    </w:p>
    <w:p w14:paraId="7AD461EB" w14:textId="77777777" w:rsidR="00BE7999" w:rsidRDefault="00BE7999" w:rsidP="0091272C">
      <w:pPr>
        <w:pStyle w:val="1e"/>
        <w:rPr>
          <w:ins w:id="575" w:author="ljl" w:date="2021-11-14T10:24:00Z"/>
          <w:rFonts w:hint="eastAsia"/>
          <w:shd w:val="clear" w:color="auto" w:fill="FFFFFF"/>
        </w:rPr>
      </w:pPr>
    </w:p>
    <w:p w14:paraId="54C08901" w14:textId="77777777" w:rsidR="00AB4CD1" w:rsidRPr="00E94233" w:rsidRDefault="00AB4CD1" w:rsidP="0091272C">
      <w:pPr>
        <w:pStyle w:val="1e"/>
        <w:rPr>
          <w:shd w:val="clear" w:color="auto" w:fill="FFFFFF"/>
          <w:rPrChange w:id="576" w:author="ljl" w:date="2021-11-14T10:24:00Z">
            <w:rPr>
              <w:rFonts w:ascii="Arial" w:hAnsi="Arial"/>
              <w:shd w:val="clear" w:color="auto" w:fill="FFFFFF"/>
            </w:rPr>
          </w:rPrChange>
        </w:rPr>
      </w:pPr>
    </w:p>
    <w:p w14:paraId="0B21C78B" w14:textId="1702A48F" w:rsidR="00AD141F" w:rsidRPr="005439B5" w:rsidRDefault="0034452C" w:rsidP="00AD141F">
      <w:pPr>
        <w:pStyle w:val="1e"/>
        <w:rPr>
          <w:shd w:val="clear" w:color="auto" w:fill="FFFFFF"/>
          <w:rPrChange w:id="577" w:author="ljl" w:date="2021-11-14T10:24:00Z">
            <w:rPr>
              <w:rFonts w:ascii="Arial" w:hAnsi="Arial"/>
              <w:shd w:val="clear" w:color="auto" w:fill="FFFFFF"/>
            </w:rPr>
          </w:rPrChange>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hint="eastAsia"/>
          <w:shd w:val="clear" w:color="auto" w:fill="FFFFFF"/>
          <w:rPrChange w:id="578" w:author="ljl" w:date="2021-11-14T10:24:00Z">
            <w:rPr>
              <w:rFonts w:ascii="Arial" w:hAnsi="Arial" w:hint="eastAsia"/>
              <w:shd w:val="clear" w:color="auto" w:fill="FFFFFF"/>
            </w:rPr>
          </w:rPrChange>
        </w:rPr>
        <w:t>回归问题有</w:t>
      </w:r>
      <w:proofErr w:type="gramStart"/>
      <w:r w:rsidRPr="005439B5">
        <w:rPr>
          <w:rFonts w:hint="eastAsia"/>
          <w:shd w:val="clear" w:color="auto" w:fill="FFFFFF"/>
          <w:rPrChange w:id="579" w:author="ljl" w:date="2021-11-14T10:24:00Z">
            <w:rPr>
              <w:rFonts w:ascii="Arial" w:hAnsi="Arial" w:hint="eastAsia"/>
              <w:shd w:val="clear" w:color="auto" w:fill="FFFFFF"/>
            </w:rPr>
          </w:rPrChange>
        </w:rPr>
        <w:t>哪些评价</w:t>
      </w:r>
      <w:proofErr w:type="gramEnd"/>
      <w:r w:rsidRPr="005439B5">
        <w:rPr>
          <w:rFonts w:hint="eastAsia"/>
          <w:shd w:val="clear" w:color="auto" w:fill="FFFFFF"/>
          <w:rPrChange w:id="580" w:author="ljl" w:date="2021-11-14T10:24:00Z">
            <w:rPr>
              <w:rFonts w:ascii="Arial" w:hAnsi="Arial" w:hint="eastAsia"/>
              <w:shd w:val="clear" w:color="auto" w:fill="FFFFFF"/>
            </w:rPr>
          </w:rPrChange>
        </w:rPr>
        <w:t>指标，请分别说明他们的含义</w:t>
      </w:r>
      <w:r w:rsidRPr="00E94233">
        <w:rPr>
          <w:rFonts w:hint="eastAsia"/>
          <w:shd w:val="clear" w:color="auto" w:fill="FFFFFF"/>
          <w:rPrChange w:id="581" w:author="ljl" w:date="2021-11-14T10:24:00Z">
            <w:rPr>
              <w:rFonts w:ascii="Arial" w:hAnsi="Arial" w:hint="eastAsia"/>
              <w:shd w:val="clear" w:color="auto" w:fill="FFFFFF"/>
            </w:rPr>
          </w:rPrChange>
        </w:rPr>
        <w:t>？</w:t>
      </w:r>
    </w:p>
    <w:p w14:paraId="7C393265" w14:textId="089062AF" w:rsidR="002C3F33" w:rsidRDefault="00AB4CD1" w:rsidP="002C3F33">
      <w:pPr>
        <w:pStyle w:val="1e"/>
        <w:numPr>
          <w:ilvl w:val="0"/>
          <w:numId w:val="22"/>
        </w:numPr>
        <w:rPr>
          <w:ins w:id="582" w:author="ljl" w:date="2021-11-14T10:24:00Z"/>
          <w:rFonts w:hint="eastAsia"/>
        </w:rPr>
      </w:pPr>
      <w:ins w:id="583" w:author="ljl" w:date="2021-11-14T10:24:00Z">
        <w:r>
          <w:rPr>
            <w:rFonts w:hint="eastAsia"/>
          </w:rPr>
          <w:t>平均绝对误差</w:t>
        </w:r>
        <w:r>
          <w:rPr>
            <w:rFonts w:hint="eastAsia"/>
          </w:rPr>
          <w:t xml:space="preserve"> </w:t>
        </w:r>
        <w:r>
          <w:t>(MAE, Mean Absolute Error)</w:t>
        </w:r>
        <w:r w:rsidR="004913CA">
          <w:rPr>
            <w:rFonts w:hint="eastAsia"/>
          </w:rPr>
          <w:t>对绝对误差损失的预期值</w:t>
        </w:r>
        <w:r w:rsidR="005B2D46">
          <w:t>,</w:t>
        </w:r>
      </w:ins>
      <w:ins w:id="584" w:author="ljz" w:date="2021-11-14T10:24:00Z">
        <w:r w:rsidR="002C3F33" w:rsidRPr="00B2133E">
          <w:rPr>
            <w:rFonts w:hint="eastAsia"/>
          </w:rPr>
          <w:t>绝对误差的平均值</w:t>
        </w:r>
      </w:ins>
      <w:ins w:id="585" w:author="ljl" w:date="2021-11-14T10:24:00Z">
        <w:r w:rsidR="002C3F33">
          <w:rPr>
            <w:rFonts w:hint="eastAsia"/>
          </w:rPr>
          <w:t>对应于平方（二次）误差的期望</w:t>
        </w:r>
      </w:ins>
    </w:p>
    <w:p w14:paraId="5267AE29" w14:textId="17B8819D" w:rsidR="004913CA" w:rsidRPr="004913CA" w:rsidRDefault="004913CA" w:rsidP="0091272C">
      <w:pPr>
        <w:pStyle w:val="1e"/>
        <w:rPr>
          <w:ins w:id="586" w:author="ljl" w:date="2021-11-14T10:24:00Z"/>
          <w:rFonts w:hint="eastAsia"/>
        </w:rPr>
      </w:pPr>
      <m:oMathPara>
        <m:oMath>
          <m:r>
            <w:ins w:id="587" w:author="ljl" w:date="2021-11-14T10:24:00Z">
              <w:rPr>
                <w:rFonts w:ascii="Cambria Math" w:hAnsi="Cambria Math"/>
              </w:rPr>
              <m:t>MAE</m:t>
            </w:ins>
          </m:r>
          <m:d>
            <m:dPr>
              <m:ctrlPr>
                <w:ins w:id="588" w:author="ljl" w:date="2021-11-14T10:24:00Z">
                  <w:rPr>
                    <w:rFonts w:ascii="Cambria Math" w:hAnsi="Cambria Math"/>
                  </w:rPr>
                </w:ins>
              </m:ctrlPr>
            </m:dPr>
            <m:e>
              <m:r>
                <w:ins w:id="589" w:author="ljl" w:date="2021-11-14T10:24:00Z">
                  <w:rPr>
                    <w:rFonts w:ascii="Cambria Math" w:hAnsi="Cambria Math"/>
                  </w:rPr>
                  <m:t>y</m:t>
                </w:ins>
              </m:r>
              <m:r>
                <w:ins w:id="590" w:author="ljl" w:date="2021-11-14T10:24:00Z">
                  <m:rPr>
                    <m:sty m:val="p"/>
                  </m:rPr>
                  <w:rPr>
                    <w:rFonts w:ascii="Cambria Math" w:hAnsi="Cambria Math"/>
                  </w:rPr>
                  <m:t>,</m:t>
                </w:ins>
              </m:r>
              <m:acc>
                <m:accPr>
                  <m:ctrlPr>
                    <w:ins w:id="591" w:author="ljl" w:date="2021-11-14T10:24:00Z">
                      <w:rPr>
                        <w:rFonts w:ascii="Cambria Math" w:hAnsi="Cambria Math"/>
                      </w:rPr>
                    </w:ins>
                  </m:ctrlPr>
                </m:accPr>
                <m:e>
                  <m:r>
                    <w:ins w:id="592" w:author="ljl" w:date="2021-11-14T10:24:00Z">
                      <w:rPr>
                        <w:rFonts w:ascii="Cambria Math" w:hAnsi="Cambria Math"/>
                      </w:rPr>
                      <m:t>y</m:t>
                    </w:ins>
                  </m:r>
                </m:e>
              </m:acc>
            </m:e>
          </m:d>
          <m:r>
            <w:ins w:id="593" w:author="ljl" w:date="2021-11-14T10:24:00Z">
              <m:rPr>
                <m:sty m:val="p"/>
              </m:rPr>
              <w:rPr>
                <w:rFonts w:ascii="Cambria Math" w:hAnsi="Cambria Math"/>
              </w:rPr>
              <m:t xml:space="preserve">= </m:t>
            </w:ins>
          </m:r>
          <m:f>
            <m:fPr>
              <m:ctrlPr>
                <w:ins w:id="594" w:author="ljl" w:date="2021-11-14T10:24:00Z">
                  <w:rPr>
                    <w:rFonts w:ascii="Cambria Math" w:hAnsi="Cambria Math"/>
                  </w:rPr>
                </w:ins>
              </m:ctrlPr>
            </m:fPr>
            <m:num>
              <m:r>
                <w:ins w:id="595" w:author="ljl" w:date="2021-11-14T10:24:00Z">
                  <m:rPr>
                    <m:sty m:val="p"/>
                  </m:rPr>
                  <w:rPr>
                    <w:rFonts w:ascii="Cambria Math" w:hAnsi="Cambria Math"/>
                  </w:rPr>
                  <m:t>1</m:t>
                </w:ins>
              </m:r>
            </m:num>
            <m:den>
              <m:r>
                <w:ins w:id="596" w:author="ljl" w:date="2021-11-14T10:24:00Z">
                  <w:rPr>
                    <w:rFonts w:ascii="Cambria Math" w:hAnsi="Cambria Math"/>
                  </w:rPr>
                  <m:t>n</m:t>
                </w:ins>
              </m:r>
            </m:den>
          </m:f>
          <m:nary>
            <m:naryPr>
              <m:chr m:val="∑"/>
              <m:limLoc m:val="undOvr"/>
              <m:ctrlPr>
                <w:ins w:id="597" w:author="ljl" w:date="2021-11-14T10:24:00Z">
                  <w:rPr>
                    <w:rFonts w:ascii="Cambria Math" w:hAnsi="Cambria Math"/>
                  </w:rPr>
                </w:ins>
              </m:ctrlPr>
            </m:naryPr>
            <m:sub>
              <m:r>
                <w:ins w:id="598" w:author="ljl" w:date="2021-11-14T10:24:00Z">
                  <w:rPr>
                    <w:rFonts w:ascii="Cambria Math" w:hAnsi="Cambria Math"/>
                  </w:rPr>
                  <m:t>i</m:t>
                </w:ins>
              </m:r>
              <m:r>
                <w:ins w:id="599" w:author="ljl" w:date="2021-11-14T10:24:00Z">
                  <m:rPr>
                    <m:sty m:val="p"/>
                  </m:rPr>
                  <w:rPr>
                    <w:rFonts w:ascii="Cambria Math" w:hAnsi="Cambria Math"/>
                  </w:rPr>
                  <m:t>=1</m:t>
                </w:ins>
              </m:r>
            </m:sub>
            <m:sup>
              <m:r>
                <w:ins w:id="600" w:author="ljl" w:date="2021-11-14T10:24:00Z">
                  <w:rPr>
                    <w:rFonts w:ascii="Cambria Math" w:hAnsi="Cambria Math"/>
                  </w:rPr>
                  <m:t>n</m:t>
                </w:ins>
              </m:r>
            </m:sup>
            <m:e>
              <m:r>
                <w:ins w:id="601" w:author="ljl" w:date="2021-11-14T10:24:00Z">
                  <m:rPr>
                    <m:sty m:val="p"/>
                  </m:rPr>
                  <w:rPr>
                    <w:rFonts w:ascii="Cambria Math" w:hAnsi="Cambria Math"/>
                  </w:rPr>
                  <m:t>|</m:t>
                </w:ins>
              </m:r>
              <m:sSub>
                <m:sSubPr>
                  <m:ctrlPr>
                    <w:ins w:id="602" w:author="ljl" w:date="2021-11-14T10:24:00Z">
                      <w:rPr>
                        <w:rFonts w:ascii="Cambria Math" w:hAnsi="Cambria Math"/>
                      </w:rPr>
                    </w:ins>
                  </m:ctrlPr>
                </m:sSubPr>
                <m:e>
                  <m:r>
                    <w:ins w:id="603" w:author="ljl" w:date="2021-11-14T10:24:00Z">
                      <w:rPr>
                        <w:rFonts w:ascii="Cambria Math" w:hAnsi="Cambria Math"/>
                      </w:rPr>
                      <m:t>y</m:t>
                    </w:ins>
                  </m:r>
                </m:e>
                <m:sub>
                  <m:r>
                    <w:ins w:id="604" w:author="ljl" w:date="2021-11-14T10:24:00Z">
                      <w:rPr>
                        <w:rFonts w:ascii="Cambria Math" w:hAnsi="Cambria Math"/>
                      </w:rPr>
                      <m:t>i</m:t>
                    </w:ins>
                  </m:r>
                </m:sub>
              </m:sSub>
              <m:r>
                <w:ins w:id="605" w:author="ljl" w:date="2021-11-14T10:24:00Z">
                  <m:rPr>
                    <m:sty m:val="p"/>
                  </m:rPr>
                  <w:rPr>
                    <w:rFonts w:ascii="Cambria Math" w:hAnsi="Cambria Math"/>
                  </w:rPr>
                  <m:t xml:space="preserve">- </m:t>
                </w:ins>
              </m:r>
              <m:sSub>
                <m:sSubPr>
                  <m:ctrlPr>
                    <w:ins w:id="606" w:author="ljl" w:date="2021-11-14T10:24:00Z">
                      <w:rPr>
                        <w:rFonts w:ascii="Cambria Math" w:hAnsi="Cambria Math"/>
                      </w:rPr>
                    </w:ins>
                  </m:ctrlPr>
                </m:sSubPr>
                <m:e>
                  <m:acc>
                    <m:accPr>
                      <m:ctrlPr>
                        <w:ins w:id="607" w:author="ljl" w:date="2021-11-14T10:24:00Z">
                          <w:rPr>
                            <w:rFonts w:ascii="Cambria Math" w:hAnsi="Cambria Math"/>
                          </w:rPr>
                        </w:ins>
                      </m:ctrlPr>
                    </m:accPr>
                    <m:e>
                      <m:r>
                        <w:ins w:id="608" w:author="ljl" w:date="2021-11-14T10:24:00Z">
                          <w:rPr>
                            <w:rFonts w:ascii="Cambria Math" w:hAnsi="Cambria Math"/>
                          </w:rPr>
                          <m:t>y</m:t>
                        </w:ins>
                      </m:r>
                    </m:e>
                  </m:acc>
                </m:e>
                <m:sub>
                  <m:r>
                    <w:ins w:id="609" w:author="ljl" w:date="2021-11-14T10:24:00Z">
                      <w:rPr>
                        <w:rFonts w:ascii="Cambria Math" w:hAnsi="Cambria Math"/>
                      </w:rPr>
                      <m:t>i</m:t>
                    </w:ins>
                  </m:r>
                </m:sub>
              </m:sSub>
              <m:r>
                <w:ins w:id="610" w:author="ljl" w:date="2021-11-14T10:24:00Z">
                  <m:rPr>
                    <m:sty m:val="p"/>
                  </m:rPr>
                  <w:rPr>
                    <w:rFonts w:ascii="Cambria Math" w:hAnsi="Cambria Math"/>
                  </w:rPr>
                  <m:t>|</m:t>
                </w:ins>
              </m:r>
            </m:e>
          </m:nary>
        </m:oMath>
      </m:oMathPara>
    </w:p>
    <w:p w14:paraId="231DDF89" w14:textId="08CA6CB8" w:rsidR="004913CA" w:rsidRDefault="00AB4CD1" w:rsidP="0091272C">
      <w:pPr>
        <w:pStyle w:val="1e"/>
        <w:numPr>
          <w:ilvl w:val="0"/>
          <w:numId w:val="22"/>
        </w:numPr>
        <w:rPr>
          <w:ins w:id="611" w:author="ljl" w:date="2021-11-14T10:24:00Z"/>
          <w:rFonts w:hint="eastAsia"/>
        </w:rPr>
      </w:pPr>
      <w:ins w:id="612" w:author="ljl" w:date="2021-11-14T10:24:00Z">
        <w:r>
          <w:rPr>
            <w:rFonts w:hint="eastAsia"/>
          </w:rPr>
          <w:t>平均绝对百分比误差</w:t>
        </w:r>
        <w:r w:rsidR="004913CA">
          <w:rPr>
            <w:rFonts w:hint="eastAsia"/>
          </w:rPr>
          <w:t xml:space="preserve"> </w:t>
        </w:r>
        <w:r w:rsidR="004913CA">
          <w:t>(MAPE, Mean Absolute Percentage Error)</w:t>
        </w:r>
        <w:r w:rsidR="004913CA">
          <w:rPr>
            <w:rFonts w:hint="eastAsia"/>
          </w:rPr>
          <w:t>对相对误差损失的预期值，也就是绝对误差和真值的百分比</w:t>
        </w:r>
      </w:ins>
    </w:p>
    <w:p w14:paraId="23F4BA5C" w14:textId="36E48717" w:rsidR="004913CA" w:rsidRPr="004913CA" w:rsidRDefault="004913CA" w:rsidP="0091272C">
      <w:pPr>
        <w:pStyle w:val="1e"/>
        <w:rPr>
          <w:ins w:id="613" w:author="ljl" w:date="2021-11-14T10:24:00Z"/>
          <w:rFonts w:hint="eastAsia"/>
        </w:rPr>
      </w:pPr>
      <m:oMathPara>
        <m:oMath>
          <m:r>
            <w:ins w:id="614" w:author="ljl" w:date="2021-11-14T10:24:00Z">
              <w:rPr>
                <w:rFonts w:ascii="Cambria Math" w:hAnsi="Cambria Math"/>
              </w:rPr>
              <m:t>MAPE</m:t>
            </w:ins>
          </m:r>
          <m:d>
            <m:dPr>
              <m:ctrlPr>
                <w:ins w:id="615" w:author="ljl" w:date="2021-11-14T10:24:00Z">
                  <w:rPr>
                    <w:rFonts w:ascii="Cambria Math" w:hAnsi="Cambria Math"/>
                  </w:rPr>
                </w:ins>
              </m:ctrlPr>
            </m:dPr>
            <m:e>
              <m:r>
                <w:ins w:id="616" w:author="ljl" w:date="2021-11-14T10:24:00Z">
                  <w:rPr>
                    <w:rFonts w:ascii="Cambria Math" w:hAnsi="Cambria Math"/>
                  </w:rPr>
                  <m:t>y</m:t>
                </w:ins>
              </m:r>
              <m:r>
                <w:ins w:id="617" w:author="ljl" w:date="2021-11-14T10:24:00Z">
                  <m:rPr>
                    <m:sty m:val="p"/>
                  </m:rPr>
                  <w:rPr>
                    <w:rFonts w:ascii="Cambria Math" w:hAnsi="Cambria Math"/>
                  </w:rPr>
                  <m:t>,</m:t>
                </w:ins>
              </m:r>
              <m:acc>
                <m:accPr>
                  <m:ctrlPr>
                    <w:ins w:id="618" w:author="ljl" w:date="2021-11-14T10:24:00Z">
                      <w:rPr>
                        <w:rFonts w:ascii="Cambria Math" w:hAnsi="Cambria Math"/>
                      </w:rPr>
                    </w:ins>
                  </m:ctrlPr>
                </m:accPr>
                <m:e>
                  <m:r>
                    <w:ins w:id="619" w:author="ljl" w:date="2021-11-14T10:24:00Z">
                      <w:rPr>
                        <w:rFonts w:ascii="Cambria Math" w:hAnsi="Cambria Math"/>
                      </w:rPr>
                      <m:t>y</m:t>
                    </w:ins>
                  </m:r>
                </m:e>
              </m:acc>
            </m:e>
          </m:d>
          <m:r>
            <w:ins w:id="620" w:author="ljl" w:date="2021-11-14T10:24:00Z">
              <m:rPr>
                <m:sty m:val="p"/>
              </m:rPr>
              <w:rPr>
                <w:rFonts w:ascii="Cambria Math" w:hAnsi="Cambria Math"/>
              </w:rPr>
              <m:t xml:space="preserve">= </m:t>
            </w:ins>
          </m:r>
          <m:f>
            <m:fPr>
              <m:ctrlPr>
                <w:ins w:id="621" w:author="ljl" w:date="2021-11-14T10:24:00Z">
                  <w:rPr>
                    <w:rFonts w:ascii="Cambria Math" w:hAnsi="Cambria Math"/>
                  </w:rPr>
                </w:ins>
              </m:ctrlPr>
            </m:fPr>
            <m:num>
              <m:r>
                <w:ins w:id="622" w:author="ljl" w:date="2021-11-14T10:24:00Z">
                  <m:rPr>
                    <m:sty m:val="p"/>
                  </m:rPr>
                  <w:rPr>
                    <w:rFonts w:ascii="Cambria Math" w:hAnsi="Cambria Math"/>
                  </w:rPr>
                  <m:t>1</m:t>
                </w:ins>
              </m:r>
            </m:num>
            <m:den>
              <m:r>
                <w:ins w:id="623" w:author="ljl" w:date="2021-11-14T10:24:00Z">
                  <w:rPr>
                    <w:rFonts w:ascii="Cambria Math" w:hAnsi="Cambria Math"/>
                  </w:rPr>
                  <m:t>n</m:t>
                </w:ins>
              </m:r>
            </m:den>
          </m:f>
          <m:nary>
            <m:naryPr>
              <m:chr m:val="∑"/>
              <m:limLoc m:val="undOvr"/>
              <m:ctrlPr>
                <w:ins w:id="624" w:author="ljl" w:date="2021-11-14T10:24:00Z">
                  <w:rPr>
                    <w:rFonts w:ascii="Cambria Math" w:hAnsi="Cambria Math"/>
                  </w:rPr>
                </w:ins>
              </m:ctrlPr>
            </m:naryPr>
            <m:sub>
              <m:r>
                <w:ins w:id="625" w:author="ljl" w:date="2021-11-14T10:24:00Z">
                  <w:rPr>
                    <w:rFonts w:ascii="Cambria Math" w:hAnsi="Cambria Math"/>
                  </w:rPr>
                  <m:t>i</m:t>
                </w:ins>
              </m:r>
              <m:r>
                <w:ins w:id="626" w:author="ljl" w:date="2021-11-14T10:24:00Z">
                  <m:rPr>
                    <m:sty m:val="p"/>
                  </m:rPr>
                  <w:rPr>
                    <w:rFonts w:ascii="Cambria Math" w:hAnsi="Cambria Math"/>
                  </w:rPr>
                  <m:t>=1</m:t>
                </w:ins>
              </m:r>
            </m:sub>
            <m:sup>
              <m:r>
                <w:ins w:id="627" w:author="ljl" w:date="2021-11-14T10:24:00Z">
                  <w:rPr>
                    <w:rFonts w:ascii="Cambria Math" w:hAnsi="Cambria Math"/>
                  </w:rPr>
                  <m:t>n</m:t>
                </w:ins>
              </m:r>
            </m:sup>
            <m:e>
              <m:f>
                <m:fPr>
                  <m:ctrlPr>
                    <w:ins w:id="628" w:author="ljl" w:date="2021-11-14T10:24:00Z">
                      <w:rPr>
                        <w:rFonts w:ascii="Cambria Math" w:hAnsi="Cambria Math"/>
                      </w:rPr>
                    </w:ins>
                  </m:ctrlPr>
                </m:fPr>
                <m:num>
                  <m:r>
                    <w:ins w:id="629" w:author="ljl" w:date="2021-11-14T10:24:00Z">
                      <m:rPr>
                        <m:sty m:val="p"/>
                      </m:rPr>
                      <w:rPr>
                        <w:rFonts w:ascii="Cambria Math" w:hAnsi="Cambria Math"/>
                      </w:rPr>
                      <m:t>||</m:t>
                    </w:ins>
                  </m:r>
                  <m:sSub>
                    <m:sSubPr>
                      <m:ctrlPr>
                        <w:ins w:id="630" w:author="ljl" w:date="2021-11-14T10:24:00Z">
                          <w:rPr>
                            <w:rFonts w:ascii="Cambria Math" w:hAnsi="Cambria Math"/>
                          </w:rPr>
                        </w:ins>
                      </m:ctrlPr>
                    </m:sSubPr>
                    <m:e>
                      <m:r>
                        <w:ins w:id="631" w:author="ljl" w:date="2021-11-14T10:24:00Z">
                          <w:rPr>
                            <w:rFonts w:ascii="Cambria Math" w:hAnsi="Cambria Math"/>
                          </w:rPr>
                          <m:t>y</m:t>
                        </w:ins>
                      </m:r>
                    </m:e>
                    <m:sub>
                      <m:r>
                        <w:ins w:id="632" w:author="ljl" w:date="2021-11-14T10:24:00Z">
                          <w:rPr>
                            <w:rFonts w:ascii="Cambria Math" w:hAnsi="Cambria Math"/>
                          </w:rPr>
                          <m:t>i</m:t>
                        </w:ins>
                      </m:r>
                    </m:sub>
                  </m:sSub>
                  <m:r>
                    <w:ins w:id="633" w:author="ljl" w:date="2021-11-14T10:24:00Z">
                      <m:rPr>
                        <m:sty m:val="p"/>
                      </m:rPr>
                      <w:rPr>
                        <w:rFonts w:ascii="Cambria Math" w:hAnsi="Cambria Math"/>
                      </w:rPr>
                      <m:t xml:space="preserve">- </m:t>
                    </w:ins>
                  </m:r>
                  <m:sSub>
                    <m:sSubPr>
                      <m:ctrlPr>
                        <w:ins w:id="634" w:author="ljl" w:date="2021-11-14T10:24:00Z">
                          <w:rPr>
                            <w:rFonts w:ascii="Cambria Math" w:hAnsi="Cambria Math"/>
                          </w:rPr>
                        </w:ins>
                      </m:ctrlPr>
                    </m:sSubPr>
                    <m:e>
                      <m:acc>
                        <m:accPr>
                          <m:ctrlPr>
                            <w:ins w:id="635" w:author="ljl" w:date="2021-11-14T10:24:00Z">
                              <w:rPr>
                                <w:rFonts w:ascii="Cambria Math" w:hAnsi="Cambria Math"/>
                              </w:rPr>
                            </w:ins>
                          </m:ctrlPr>
                        </m:accPr>
                        <m:e>
                          <m:r>
                            <w:ins w:id="636" w:author="ljl" w:date="2021-11-14T10:24:00Z">
                              <w:rPr>
                                <w:rFonts w:ascii="Cambria Math" w:hAnsi="Cambria Math"/>
                              </w:rPr>
                              <m:t>y</m:t>
                            </w:ins>
                          </m:r>
                        </m:e>
                      </m:acc>
                    </m:e>
                    <m:sub>
                      <m:r>
                        <w:ins w:id="637" w:author="ljl" w:date="2021-11-14T10:24:00Z">
                          <w:rPr>
                            <w:rFonts w:ascii="Cambria Math" w:hAnsi="Cambria Math"/>
                          </w:rPr>
                          <m:t>i</m:t>
                        </w:ins>
                      </m:r>
                    </m:sub>
                  </m:sSub>
                  <m:r>
                    <w:ins w:id="638" w:author="ljl" w:date="2021-11-14T10:24:00Z">
                      <m:rPr>
                        <m:sty m:val="p"/>
                      </m:rPr>
                      <w:rPr>
                        <w:rFonts w:ascii="Cambria Math" w:hAnsi="Cambria Math"/>
                      </w:rPr>
                      <m:t>||</m:t>
                    </w:ins>
                  </m:r>
                </m:num>
                <m:den>
                  <m:r>
                    <w:ins w:id="639" w:author="ljl" w:date="2021-11-14T10:24:00Z">
                      <m:rPr>
                        <m:sty m:val="p"/>
                      </m:rPr>
                      <w:rPr>
                        <w:rFonts w:ascii="Cambria Math" w:hAnsi="Cambria Math"/>
                      </w:rPr>
                      <m:t>|</m:t>
                    </w:ins>
                  </m:r>
                  <m:d>
                    <m:dPr>
                      <m:begChr m:val="|"/>
                      <m:endChr m:val="|"/>
                      <m:ctrlPr>
                        <w:ins w:id="640" w:author="ljl" w:date="2021-11-14T10:24:00Z">
                          <w:rPr>
                            <w:rFonts w:ascii="Cambria Math" w:hAnsi="Cambria Math"/>
                          </w:rPr>
                        </w:ins>
                      </m:ctrlPr>
                    </m:dPr>
                    <m:e>
                      <m:sSub>
                        <m:sSubPr>
                          <m:ctrlPr>
                            <w:ins w:id="641" w:author="ljl" w:date="2021-11-14T10:24:00Z">
                              <w:rPr>
                                <w:rFonts w:ascii="Cambria Math" w:hAnsi="Cambria Math"/>
                              </w:rPr>
                            </w:ins>
                          </m:ctrlPr>
                        </m:sSubPr>
                        <m:e>
                          <m:r>
                            <w:ins w:id="642" w:author="ljl" w:date="2021-11-14T10:24:00Z">
                              <w:rPr>
                                <w:rFonts w:ascii="Cambria Math" w:hAnsi="Cambria Math"/>
                              </w:rPr>
                              <m:t>y</m:t>
                            </w:ins>
                          </m:r>
                        </m:e>
                        <m:sub>
                          <m:r>
                            <w:ins w:id="643" w:author="ljl" w:date="2021-11-14T10:24:00Z">
                              <w:rPr>
                                <w:rFonts w:ascii="Cambria Math" w:hAnsi="Cambria Math"/>
                              </w:rPr>
                              <m:t>i</m:t>
                            </w:ins>
                          </m:r>
                        </m:sub>
                      </m:sSub>
                    </m:e>
                  </m:d>
                  <m:r>
                    <w:ins w:id="644" w:author="ljl" w:date="2021-11-14T10:24:00Z">
                      <m:rPr>
                        <m:sty m:val="p"/>
                      </m:rPr>
                      <w:rPr>
                        <w:rFonts w:ascii="Cambria Math" w:hAnsi="Cambria Math"/>
                      </w:rPr>
                      <m:t>|</m:t>
                    </w:ins>
                  </m:r>
                </m:den>
              </m:f>
            </m:e>
          </m:nary>
        </m:oMath>
      </m:oMathPara>
    </w:p>
    <w:p w14:paraId="53D4C0C9" w14:textId="77777777" w:rsidR="004913CA" w:rsidRDefault="004913CA" w:rsidP="0091272C">
      <w:pPr>
        <w:pStyle w:val="1e"/>
        <w:rPr>
          <w:ins w:id="645" w:author="ljl" w:date="2021-11-14T10:24:00Z"/>
          <w:rFonts w:hint="eastAsia"/>
        </w:rPr>
      </w:pPr>
    </w:p>
    <w:p w14:paraId="3C73D6B6" w14:textId="226A9ADE" w:rsidR="001B6D23" w:rsidRDefault="00AB4CD1" w:rsidP="0091272C">
      <w:pPr>
        <w:pStyle w:val="1e"/>
        <w:numPr>
          <w:ilvl w:val="0"/>
          <w:numId w:val="22"/>
        </w:numPr>
        <w:rPr>
          <w:ins w:id="646" w:author="ljl" w:date="2021-11-14T10:24:00Z"/>
          <w:rFonts w:hint="eastAsia"/>
        </w:rPr>
      </w:pPr>
      <w:ins w:id="647" w:author="ljl" w:date="2021-11-14T10:24:00Z">
        <w:r>
          <w:rPr>
            <w:rFonts w:hint="eastAsia"/>
          </w:rPr>
          <w:t>均方误差</w:t>
        </w:r>
        <w:r w:rsidR="004913CA">
          <w:rPr>
            <w:rFonts w:hint="eastAsia"/>
          </w:rPr>
          <w:t xml:space="preserve"> </w:t>
        </w:r>
        <w:r w:rsidR="004913CA">
          <w:t>(MSE, Mean Squared Error)</w:t>
        </w:r>
        <w:r w:rsidR="001B6D23">
          <w:rPr>
            <w:rFonts w:hint="eastAsia"/>
          </w:rPr>
          <w:t>对应于平方（二次）误差的期望</w:t>
        </w:r>
      </w:ins>
    </w:p>
    <w:p w14:paraId="079D668D" w14:textId="77777777" w:rsidR="001B6D23" w:rsidRDefault="001B6D23" w:rsidP="0091272C">
      <w:pPr>
        <w:pStyle w:val="1e"/>
        <w:rPr>
          <w:ins w:id="648" w:author="ljl" w:date="2021-11-14T10:24:00Z"/>
          <w:rFonts w:hint="eastAsia"/>
        </w:rPr>
      </w:pPr>
    </w:p>
    <w:p w14:paraId="791B215F" w14:textId="6C5C94FB" w:rsidR="004913CA" w:rsidRPr="004913CA" w:rsidRDefault="004913CA" w:rsidP="0091272C">
      <w:pPr>
        <w:pStyle w:val="1e"/>
        <w:rPr>
          <w:ins w:id="649" w:author="ljl" w:date="2021-11-14T10:24:00Z"/>
          <w:rFonts w:hint="eastAsia"/>
        </w:rPr>
      </w:pPr>
      <m:oMathPara>
        <m:oMath>
          <m:r>
            <w:ins w:id="650" w:author="ljl" w:date="2021-11-14T10:24:00Z">
              <w:rPr>
                <w:rFonts w:ascii="Cambria Math" w:hAnsi="Cambria Math"/>
              </w:rPr>
              <m:t>MSE</m:t>
            </w:ins>
          </m:r>
          <m:d>
            <m:dPr>
              <m:ctrlPr>
                <w:ins w:id="651" w:author="ljl" w:date="2021-11-14T10:24:00Z">
                  <w:rPr>
                    <w:rFonts w:ascii="Cambria Math" w:hAnsi="Cambria Math"/>
                  </w:rPr>
                </w:ins>
              </m:ctrlPr>
            </m:dPr>
            <m:e>
              <m:r>
                <w:ins w:id="652" w:author="ljl" w:date="2021-11-14T10:24:00Z">
                  <w:rPr>
                    <w:rFonts w:ascii="Cambria Math" w:hAnsi="Cambria Math"/>
                  </w:rPr>
                  <m:t>y</m:t>
                </w:ins>
              </m:r>
              <m:r>
                <w:ins w:id="653" w:author="ljl" w:date="2021-11-14T10:24:00Z">
                  <m:rPr>
                    <m:sty m:val="p"/>
                  </m:rPr>
                  <w:rPr>
                    <w:rFonts w:ascii="Cambria Math" w:hAnsi="Cambria Math"/>
                  </w:rPr>
                  <m:t>,</m:t>
                </w:ins>
              </m:r>
              <m:acc>
                <m:accPr>
                  <m:ctrlPr>
                    <w:ins w:id="654" w:author="ljl" w:date="2021-11-14T10:24:00Z">
                      <w:rPr>
                        <w:rFonts w:ascii="Cambria Math" w:hAnsi="Cambria Math"/>
                      </w:rPr>
                    </w:ins>
                  </m:ctrlPr>
                </m:accPr>
                <m:e>
                  <m:r>
                    <w:ins w:id="655" w:author="ljl" w:date="2021-11-14T10:24:00Z">
                      <w:rPr>
                        <w:rFonts w:ascii="Cambria Math" w:hAnsi="Cambria Math"/>
                      </w:rPr>
                      <m:t>y</m:t>
                    </w:ins>
                  </m:r>
                </m:e>
              </m:acc>
            </m:e>
          </m:d>
          <m:r>
            <w:ins w:id="656" w:author="ljl" w:date="2021-11-14T10:24:00Z">
              <m:rPr>
                <m:sty m:val="p"/>
              </m:rPr>
              <w:rPr>
                <w:rFonts w:ascii="Cambria Math" w:hAnsi="Cambria Math"/>
              </w:rPr>
              <m:t xml:space="preserve">= </m:t>
            </w:ins>
          </m:r>
          <m:f>
            <m:fPr>
              <m:ctrlPr>
                <w:ins w:id="657" w:author="ljl" w:date="2021-11-14T10:24:00Z">
                  <w:rPr>
                    <w:rFonts w:ascii="Cambria Math" w:hAnsi="Cambria Math"/>
                  </w:rPr>
                </w:ins>
              </m:ctrlPr>
            </m:fPr>
            <m:num>
              <m:r>
                <w:ins w:id="658" w:author="ljl" w:date="2021-11-14T10:24:00Z">
                  <m:rPr>
                    <m:sty m:val="p"/>
                  </m:rPr>
                  <w:rPr>
                    <w:rFonts w:ascii="Cambria Math" w:hAnsi="Cambria Math"/>
                  </w:rPr>
                  <m:t>1</m:t>
                </w:ins>
              </m:r>
            </m:num>
            <m:den>
              <m:r>
                <w:ins w:id="659" w:author="ljl" w:date="2021-11-14T10:24:00Z">
                  <w:rPr>
                    <w:rFonts w:ascii="Cambria Math" w:hAnsi="Cambria Math"/>
                  </w:rPr>
                  <m:t>n</m:t>
                </w:ins>
              </m:r>
            </m:den>
          </m:f>
          <m:nary>
            <m:naryPr>
              <m:chr m:val="∑"/>
              <m:limLoc m:val="undOvr"/>
              <m:ctrlPr>
                <w:ins w:id="660" w:author="ljl" w:date="2021-11-14T10:24:00Z">
                  <w:rPr>
                    <w:rFonts w:ascii="Cambria Math" w:hAnsi="Cambria Math"/>
                  </w:rPr>
                </w:ins>
              </m:ctrlPr>
            </m:naryPr>
            <m:sub>
              <m:r>
                <w:ins w:id="661" w:author="ljl" w:date="2021-11-14T10:24:00Z">
                  <w:rPr>
                    <w:rFonts w:ascii="Cambria Math" w:hAnsi="Cambria Math"/>
                  </w:rPr>
                  <m:t>i</m:t>
                </w:ins>
              </m:r>
              <m:r>
                <w:ins w:id="662" w:author="ljl" w:date="2021-11-14T10:24:00Z">
                  <m:rPr>
                    <m:sty m:val="p"/>
                  </m:rPr>
                  <w:rPr>
                    <w:rFonts w:ascii="Cambria Math" w:hAnsi="Cambria Math"/>
                  </w:rPr>
                  <m:t>=1</m:t>
                </w:ins>
              </m:r>
            </m:sub>
            <m:sup>
              <m:r>
                <w:ins w:id="663" w:author="ljl" w:date="2021-11-14T10:24:00Z">
                  <w:rPr>
                    <w:rFonts w:ascii="Cambria Math" w:hAnsi="Cambria Math"/>
                  </w:rPr>
                  <m:t>n</m:t>
                </w:ins>
              </m:r>
            </m:sup>
            <m:e>
              <m:sSubSup>
                <m:sSubSupPr>
                  <m:ctrlPr>
                    <w:ins w:id="664" w:author="ljl" w:date="2021-11-14T10:24:00Z">
                      <w:rPr>
                        <w:rFonts w:ascii="Cambria Math" w:hAnsi="Cambria Math"/>
                      </w:rPr>
                    </w:ins>
                  </m:ctrlPr>
                </m:sSubSupPr>
                <m:e>
                  <m:r>
                    <w:ins w:id="665" w:author="ljl" w:date="2021-11-14T10:24:00Z">
                      <m:rPr>
                        <m:sty m:val="p"/>
                      </m:rPr>
                      <w:rPr>
                        <w:rFonts w:ascii="Cambria Math" w:hAnsi="Cambria Math"/>
                      </w:rPr>
                      <m:t>||</m:t>
                    </w:ins>
                  </m:r>
                  <m:sSub>
                    <m:sSubPr>
                      <m:ctrlPr>
                        <w:ins w:id="666" w:author="ljl" w:date="2021-11-14T10:24:00Z">
                          <w:rPr>
                            <w:rFonts w:ascii="Cambria Math" w:hAnsi="Cambria Math"/>
                          </w:rPr>
                        </w:ins>
                      </m:ctrlPr>
                    </m:sSubPr>
                    <m:e>
                      <m:r>
                        <w:ins w:id="667" w:author="ljl" w:date="2021-11-14T10:24:00Z">
                          <w:rPr>
                            <w:rFonts w:ascii="Cambria Math" w:hAnsi="Cambria Math"/>
                          </w:rPr>
                          <m:t>y</m:t>
                        </w:ins>
                      </m:r>
                    </m:e>
                    <m:sub>
                      <m:r>
                        <w:ins w:id="668" w:author="ljl" w:date="2021-11-14T10:24:00Z">
                          <w:rPr>
                            <w:rFonts w:ascii="Cambria Math" w:hAnsi="Cambria Math"/>
                          </w:rPr>
                          <m:t>i</m:t>
                        </w:ins>
                      </m:r>
                    </m:sub>
                  </m:sSub>
                  <m:r>
                    <w:ins w:id="669" w:author="ljl" w:date="2021-11-14T10:24:00Z">
                      <m:rPr>
                        <m:sty m:val="p"/>
                      </m:rPr>
                      <w:rPr>
                        <w:rFonts w:ascii="Cambria Math" w:hAnsi="Cambria Math"/>
                      </w:rPr>
                      <m:t xml:space="preserve">- </m:t>
                    </w:ins>
                  </m:r>
                  <m:sSub>
                    <m:sSubPr>
                      <m:ctrlPr>
                        <w:ins w:id="670" w:author="ljl" w:date="2021-11-14T10:24:00Z">
                          <w:rPr>
                            <w:rFonts w:ascii="Cambria Math" w:hAnsi="Cambria Math"/>
                          </w:rPr>
                        </w:ins>
                      </m:ctrlPr>
                    </m:sSubPr>
                    <m:e>
                      <m:acc>
                        <m:accPr>
                          <m:ctrlPr>
                            <w:ins w:id="671" w:author="ljl" w:date="2021-11-14T10:24:00Z">
                              <w:rPr>
                                <w:rFonts w:ascii="Cambria Math" w:hAnsi="Cambria Math"/>
                              </w:rPr>
                            </w:ins>
                          </m:ctrlPr>
                        </m:accPr>
                        <m:e>
                          <m:r>
                            <w:ins w:id="672" w:author="ljl" w:date="2021-11-14T10:24:00Z">
                              <w:rPr>
                                <w:rFonts w:ascii="Cambria Math" w:hAnsi="Cambria Math"/>
                              </w:rPr>
                              <m:t>y</m:t>
                            </w:ins>
                          </m:r>
                        </m:e>
                      </m:acc>
                    </m:e>
                    <m:sub>
                      <m:r>
                        <w:ins w:id="673" w:author="ljl" w:date="2021-11-14T10:24:00Z">
                          <w:rPr>
                            <w:rFonts w:ascii="Cambria Math" w:hAnsi="Cambria Math"/>
                          </w:rPr>
                          <m:t>i</m:t>
                        </w:ins>
                      </m:r>
                    </m:sub>
                  </m:sSub>
                  <m:r>
                    <w:ins w:id="674" w:author="ljl" w:date="2021-11-14T10:24:00Z">
                      <m:rPr>
                        <m:sty m:val="p"/>
                      </m:rPr>
                      <w:rPr>
                        <w:rFonts w:ascii="Cambria Math" w:hAnsi="Cambria Math"/>
                      </w:rPr>
                      <m:t>||</m:t>
                    </w:ins>
                  </m:r>
                </m:e>
                <m:sub>
                  <m:r>
                    <w:ins w:id="675" w:author="ljl" w:date="2021-11-14T10:24:00Z">
                      <m:rPr>
                        <m:sty m:val="p"/>
                      </m:rPr>
                      <w:rPr>
                        <w:rFonts w:ascii="Cambria Math" w:hAnsi="Cambria Math"/>
                      </w:rPr>
                      <m:t>2</m:t>
                    </w:ins>
                  </m:r>
                </m:sub>
                <m:sup>
                  <m:r>
                    <w:ins w:id="676" w:author="ljl" w:date="2021-11-14T10:24:00Z">
                      <m:rPr>
                        <m:sty m:val="p"/>
                      </m:rPr>
                      <w:rPr>
                        <w:rFonts w:ascii="Cambria Math" w:hAnsi="Cambria Math"/>
                      </w:rPr>
                      <m:t>2</m:t>
                    </w:ins>
                  </m:r>
                </m:sup>
              </m:sSubSup>
            </m:e>
          </m:nary>
        </m:oMath>
      </m:oMathPara>
    </w:p>
    <w:p w14:paraId="70D6BCEF" w14:textId="77777777" w:rsidR="004913CA" w:rsidRDefault="004913CA" w:rsidP="0091272C">
      <w:pPr>
        <w:pStyle w:val="1e"/>
        <w:rPr>
          <w:ins w:id="677" w:author="ljl" w:date="2021-11-14T10:24:00Z"/>
          <w:rFonts w:hint="eastAsia"/>
        </w:rPr>
      </w:pPr>
    </w:p>
    <w:p w14:paraId="0CE68BE4" w14:textId="47FCF559" w:rsidR="001B6D23" w:rsidRDefault="00AB4CD1" w:rsidP="0091272C">
      <w:pPr>
        <w:pStyle w:val="1e"/>
        <w:numPr>
          <w:ilvl w:val="0"/>
          <w:numId w:val="22"/>
        </w:numPr>
        <w:rPr>
          <w:ins w:id="678" w:author="ljl" w:date="2021-11-14T10:24:00Z"/>
          <w:rFonts w:hint="eastAsia"/>
        </w:rPr>
      </w:pPr>
      <w:ins w:id="679" w:author="ljl" w:date="2021-11-14T10:24:00Z">
        <w:r>
          <w:rPr>
            <w:rFonts w:hint="eastAsia"/>
          </w:rPr>
          <w:t>均方误差跟</w:t>
        </w:r>
        <w:r>
          <w:rPr>
            <w:rFonts w:hint="eastAsia"/>
          </w:rPr>
          <w:t xml:space="preserve"> /</w:t>
        </w:r>
        <w:r>
          <w:t xml:space="preserve"> </w:t>
        </w:r>
      </w:ins>
      <w:r>
        <w:rPr>
          <w:rFonts w:hint="eastAsia"/>
          <w:rPrChange w:id="680" w:author="ljl" w:date="2021-11-14T10:24:00Z">
            <w:rPr>
              <w:rFonts w:ascii="Huawei Sans" w:hAnsi="Huawei Sans" w:hint="eastAsia"/>
            </w:rPr>
          </w:rPrChange>
        </w:rPr>
        <w:t>均方根误差</w:t>
      </w:r>
      <w:ins w:id="681" w:author="ljl" w:date="2021-11-14T10:24:00Z">
        <w:r w:rsidR="004913CA">
          <w:t>(</w:t>
        </w:r>
      </w:ins>
      <w:r w:rsidR="004913CA">
        <w:rPr>
          <w:rPrChange w:id="682" w:author="ljl" w:date="2021-11-14T10:24:00Z">
            <w:rPr>
              <w:rFonts w:ascii="Huawei Sans" w:hAnsi="Huawei Sans"/>
            </w:rPr>
          </w:rPrChange>
        </w:rPr>
        <w:t>RMSE</w:t>
      </w:r>
      <w:ins w:id="683" w:author="ljl" w:date="2021-11-14T10:24:00Z">
        <w:r w:rsidR="004913CA">
          <w:t>, Root Mean Squared Error</w:t>
        </w:r>
        <w:r w:rsidR="005B2D46">
          <w:t>)</w:t>
        </w:r>
      </w:ins>
      <w:ins w:id="684" w:author="ljz" w:date="2021-11-14T10:24:00Z">
        <w:r w:rsidR="005B2D46" w:rsidRPr="00B2133E">
          <w:rPr>
            <w:rFonts w:ascii="Huawei Sans" w:hAnsi="Huawei Sans" w:cs="Huawei Sans" w:hint="eastAsia"/>
          </w:rPr>
          <w:t>衡量观测值与真实值之间的偏差</w:t>
        </w:r>
      </w:ins>
      <w:r w:rsidR="002C3F33">
        <w:rPr>
          <w:rFonts w:hint="eastAsia"/>
        </w:rPr>
        <w:t xml:space="preserve"> </w:t>
      </w:r>
    </w:p>
    <w:p w14:paraId="4E0123A7" w14:textId="2485DDBB" w:rsidR="004913CA" w:rsidRPr="004913CA" w:rsidRDefault="004913CA" w:rsidP="0091272C">
      <w:pPr>
        <w:pStyle w:val="1e"/>
        <w:rPr>
          <w:ins w:id="685" w:author="ljl" w:date="2021-11-14T10:24:00Z"/>
          <w:rFonts w:hint="eastAsia"/>
        </w:rPr>
      </w:pPr>
      <m:oMathPara>
        <m:oMath>
          <m:r>
            <w:ins w:id="686" w:author="ljl" w:date="2021-11-14T10:24:00Z">
              <w:rPr>
                <w:rFonts w:ascii="Cambria Math" w:hAnsi="Cambria Math"/>
              </w:rPr>
              <m:t>RMSE</m:t>
            </w:ins>
          </m:r>
          <m:d>
            <m:dPr>
              <m:ctrlPr>
                <w:ins w:id="687" w:author="ljl" w:date="2021-11-14T10:24:00Z">
                  <w:rPr>
                    <w:rFonts w:ascii="Cambria Math" w:hAnsi="Cambria Math"/>
                  </w:rPr>
                </w:ins>
              </m:ctrlPr>
            </m:dPr>
            <m:e>
              <m:r>
                <w:ins w:id="688" w:author="ljl" w:date="2021-11-14T10:24:00Z">
                  <w:rPr>
                    <w:rFonts w:ascii="Cambria Math" w:hAnsi="Cambria Math"/>
                  </w:rPr>
                  <m:t>y</m:t>
                </w:ins>
              </m:r>
              <m:r>
                <w:ins w:id="689" w:author="ljl" w:date="2021-11-14T10:24:00Z">
                  <m:rPr>
                    <m:sty m:val="p"/>
                  </m:rPr>
                  <w:rPr>
                    <w:rFonts w:ascii="Cambria Math" w:hAnsi="Cambria Math"/>
                  </w:rPr>
                  <m:t>,</m:t>
                </w:ins>
              </m:r>
              <m:acc>
                <m:accPr>
                  <m:ctrlPr>
                    <w:ins w:id="690" w:author="ljl" w:date="2021-11-14T10:24:00Z">
                      <w:rPr>
                        <w:rFonts w:ascii="Cambria Math" w:hAnsi="Cambria Math"/>
                      </w:rPr>
                    </w:ins>
                  </m:ctrlPr>
                </m:accPr>
                <m:e>
                  <m:r>
                    <w:ins w:id="691" w:author="ljl" w:date="2021-11-14T10:24:00Z">
                      <w:rPr>
                        <w:rFonts w:ascii="Cambria Math" w:hAnsi="Cambria Math"/>
                      </w:rPr>
                      <m:t>y</m:t>
                    </w:ins>
                  </m:r>
                </m:e>
              </m:acc>
            </m:e>
          </m:d>
          <m:r>
            <w:ins w:id="692" w:author="ljl" w:date="2021-11-14T10:24:00Z">
              <m:rPr>
                <m:sty m:val="p"/>
              </m:rPr>
              <w:rPr>
                <w:rFonts w:ascii="Cambria Math" w:hAnsi="Cambria Math"/>
              </w:rPr>
              <m:t xml:space="preserve">= </m:t>
            </w:ins>
          </m:r>
          <m:rad>
            <m:radPr>
              <m:degHide m:val="1"/>
              <m:ctrlPr>
                <w:ins w:id="693" w:author="ljl" w:date="2021-11-14T10:24:00Z">
                  <w:rPr>
                    <w:rFonts w:ascii="Cambria Math" w:hAnsi="Cambria Math"/>
                  </w:rPr>
                </w:ins>
              </m:ctrlPr>
            </m:radPr>
            <m:deg/>
            <m:e>
              <m:f>
                <m:fPr>
                  <m:ctrlPr>
                    <w:ins w:id="694" w:author="ljl" w:date="2021-11-14T10:24:00Z">
                      <w:rPr>
                        <w:rFonts w:ascii="Cambria Math" w:hAnsi="Cambria Math"/>
                      </w:rPr>
                    </w:ins>
                  </m:ctrlPr>
                </m:fPr>
                <m:num>
                  <m:r>
                    <w:ins w:id="695" w:author="ljl" w:date="2021-11-14T10:24:00Z">
                      <m:rPr>
                        <m:sty m:val="p"/>
                      </m:rPr>
                      <w:rPr>
                        <w:rFonts w:ascii="Cambria Math" w:hAnsi="Cambria Math"/>
                      </w:rPr>
                      <m:t>1</m:t>
                    </w:ins>
                  </m:r>
                </m:num>
                <m:den>
                  <m:r>
                    <w:ins w:id="696" w:author="ljl" w:date="2021-11-14T10:24:00Z">
                      <w:rPr>
                        <w:rFonts w:ascii="Cambria Math" w:hAnsi="Cambria Math"/>
                      </w:rPr>
                      <m:t>n</m:t>
                    </w:ins>
                  </m:r>
                </m:den>
              </m:f>
              <m:nary>
                <m:naryPr>
                  <m:chr m:val="∑"/>
                  <m:limLoc m:val="undOvr"/>
                  <m:ctrlPr>
                    <w:ins w:id="697" w:author="ljl" w:date="2021-11-14T10:24:00Z">
                      <w:rPr>
                        <w:rFonts w:ascii="Cambria Math" w:hAnsi="Cambria Math"/>
                      </w:rPr>
                    </w:ins>
                  </m:ctrlPr>
                </m:naryPr>
                <m:sub>
                  <m:r>
                    <w:ins w:id="698" w:author="ljl" w:date="2021-11-14T10:24:00Z">
                      <w:rPr>
                        <w:rFonts w:ascii="Cambria Math" w:hAnsi="Cambria Math"/>
                      </w:rPr>
                      <m:t>i</m:t>
                    </w:ins>
                  </m:r>
                  <m:r>
                    <w:ins w:id="699" w:author="ljl" w:date="2021-11-14T10:24:00Z">
                      <m:rPr>
                        <m:sty m:val="p"/>
                      </m:rPr>
                      <w:rPr>
                        <w:rFonts w:ascii="Cambria Math" w:hAnsi="Cambria Math"/>
                      </w:rPr>
                      <m:t>=1</m:t>
                    </w:ins>
                  </m:r>
                </m:sub>
                <m:sup>
                  <m:r>
                    <w:ins w:id="700" w:author="ljl" w:date="2021-11-14T10:24:00Z">
                      <w:rPr>
                        <w:rFonts w:ascii="Cambria Math" w:hAnsi="Cambria Math"/>
                      </w:rPr>
                      <m:t>n</m:t>
                    </w:ins>
                  </m:r>
                </m:sup>
                <m:e>
                  <m:sSubSup>
                    <m:sSubSupPr>
                      <m:ctrlPr>
                        <w:ins w:id="701" w:author="ljl" w:date="2021-11-14T10:24:00Z">
                          <w:rPr>
                            <w:rFonts w:ascii="Cambria Math" w:hAnsi="Cambria Math"/>
                          </w:rPr>
                        </w:ins>
                      </m:ctrlPr>
                    </m:sSubSupPr>
                    <m:e>
                      <m:r>
                        <w:ins w:id="702" w:author="ljl" w:date="2021-11-14T10:24:00Z">
                          <m:rPr>
                            <m:sty m:val="p"/>
                          </m:rPr>
                          <w:rPr>
                            <w:rFonts w:ascii="Cambria Math" w:hAnsi="Cambria Math"/>
                          </w:rPr>
                          <m:t>||</m:t>
                        </w:ins>
                      </m:r>
                      <m:sSub>
                        <m:sSubPr>
                          <m:ctrlPr>
                            <w:ins w:id="703" w:author="ljl" w:date="2021-11-14T10:24:00Z">
                              <w:rPr>
                                <w:rFonts w:ascii="Cambria Math" w:hAnsi="Cambria Math"/>
                              </w:rPr>
                            </w:ins>
                          </m:ctrlPr>
                        </m:sSubPr>
                        <m:e>
                          <m:r>
                            <w:ins w:id="704" w:author="ljl" w:date="2021-11-14T10:24:00Z">
                              <w:rPr>
                                <w:rFonts w:ascii="Cambria Math" w:hAnsi="Cambria Math"/>
                              </w:rPr>
                              <m:t>y</m:t>
                            </w:ins>
                          </m:r>
                        </m:e>
                        <m:sub>
                          <m:r>
                            <w:ins w:id="705" w:author="ljl" w:date="2021-11-14T10:24:00Z">
                              <w:rPr>
                                <w:rFonts w:ascii="Cambria Math" w:hAnsi="Cambria Math"/>
                              </w:rPr>
                              <m:t>i</m:t>
                            </w:ins>
                          </m:r>
                        </m:sub>
                      </m:sSub>
                      <m:r>
                        <w:ins w:id="706" w:author="ljl" w:date="2021-11-14T10:24:00Z">
                          <m:rPr>
                            <m:sty m:val="p"/>
                          </m:rPr>
                          <w:rPr>
                            <w:rFonts w:ascii="Cambria Math" w:hAnsi="Cambria Math"/>
                          </w:rPr>
                          <m:t xml:space="preserve">- </m:t>
                        </w:ins>
                      </m:r>
                      <m:sSub>
                        <m:sSubPr>
                          <m:ctrlPr>
                            <w:ins w:id="707" w:author="ljl" w:date="2021-11-14T10:24:00Z">
                              <w:rPr>
                                <w:rFonts w:ascii="Cambria Math" w:hAnsi="Cambria Math"/>
                              </w:rPr>
                            </w:ins>
                          </m:ctrlPr>
                        </m:sSubPr>
                        <m:e>
                          <m:acc>
                            <m:accPr>
                              <m:ctrlPr>
                                <w:ins w:id="708" w:author="ljl" w:date="2021-11-14T10:24:00Z">
                                  <w:rPr>
                                    <w:rFonts w:ascii="Cambria Math" w:hAnsi="Cambria Math"/>
                                  </w:rPr>
                                </w:ins>
                              </m:ctrlPr>
                            </m:accPr>
                            <m:e>
                              <m:r>
                                <w:ins w:id="709" w:author="ljl" w:date="2021-11-14T10:24:00Z">
                                  <w:rPr>
                                    <w:rFonts w:ascii="Cambria Math" w:hAnsi="Cambria Math"/>
                                  </w:rPr>
                                  <m:t>y</m:t>
                                </w:ins>
                              </m:r>
                            </m:e>
                          </m:acc>
                        </m:e>
                        <m:sub>
                          <m:r>
                            <w:ins w:id="710" w:author="ljl" w:date="2021-11-14T10:24:00Z">
                              <w:rPr>
                                <w:rFonts w:ascii="Cambria Math" w:hAnsi="Cambria Math"/>
                              </w:rPr>
                              <m:t>i</m:t>
                            </w:ins>
                          </m:r>
                        </m:sub>
                      </m:sSub>
                      <m:r>
                        <w:ins w:id="711" w:author="ljl" w:date="2021-11-14T10:24:00Z">
                          <m:rPr>
                            <m:sty m:val="p"/>
                          </m:rPr>
                          <w:rPr>
                            <w:rFonts w:ascii="Cambria Math" w:hAnsi="Cambria Math"/>
                          </w:rPr>
                          <m:t>||</m:t>
                        </w:ins>
                      </m:r>
                    </m:e>
                    <m:sub>
                      <m:r>
                        <w:ins w:id="712" w:author="ljl" w:date="2021-11-14T10:24:00Z">
                          <m:rPr>
                            <m:sty m:val="p"/>
                          </m:rPr>
                          <w:rPr>
                            <w:rFonts w:ascii="Cambria Math" w:hAnsi="Cambria Math"/>
                          </w:rPr>
                          <m:t>2</m:t>
                        </w:ins>
                      </m:r>
                    </m:sub>
                    <m:sup>
                      <m:r>
                        <w:ins w:id="713" w:author="ljl" w:date="2021-11-14T10:24:00Z">
                          <m:rPr>
                            <m:sty m:val="p"/>
                          </m:rPr>
                          <w:rPr>
                            <w:rFonts w:ascii="Cambria Math" w:hAnsi="Cambria Math"/>
                          </w:rPr>
                          <m:t>2</m:t>
                        </w:ins>
                      </m:r>
                    </m:sup>
                  </m:sSubSup>
                </m:e>
              </m:nary>
            </m:e>
          </m:rad>
        </m:oMath>
      </m:oMathPara>
    </w:p>
    <w:p w14:paraId="041252DA" w14:textId="77777777" w:rsidR="004913CA" w:rsidRDefault="004913CA" w:rsidP="0091272C">
      <w:pPr>
        <w:pStyle w:val="1e"/>
        <w:rPr>
          <w:ins w:id="714" w:author="ljl" w:date="2021-11-14T10:24:00Z"/>
          <w:rFonts w:hint="eastAsia"/>
        </w:rPr>
      </w:pPr>
    </w:p>
    <w:p w14:paraId="30F43370" w14:textId="55337A12" w:rsidR="001B6D23" w:rsidRDefault="00AB4CD1" w:rsidP="0091272C">
      <w:pPr>
        <w:pStyle w:val="1e"/>
        <w:numPr>
          <w:ilvl w:val="0"/>
          <w:numId w:val="22"/>
        </w:numPr>
        <w:rPr>
          <w:ins w:id="715" w:author="ljl" w:date="2021-11-14T10:24:00Z"/>
          <w:rFonts w:hint="eastAsia"/>
        </w:rPr>
      </w:pPr>
      <w:ins w:id="716" w:author="ljl" w:date="2021-11-14T10:24:00Z">
        <w:r>
          <w:rPr>
            <w:rFonts w:hint="eastAsia"/>
          </w:rPr>
          <w:t>均方误差对数</w:t>
        </w:r>
        <w:r w:rsidR="004913CA">
          <w:rPr>
            <w:rFonts w:hint="eastAsia"/>
          </w:rPr>
          <w:t xml:space="preserve"> </w:t>
        </w:r>
        <w:r w:rsidR="004913CA">
          <w:t>(MSLE, Mean Squared Log Error)</w:t>
        </w:r>
        <w:r w:rsidR="001B6D23">
          <w:rPr>
            <w:rFonts w:hint="eastAsia"/>
          </w:rPr>
          <w:t>对应平方对数（二次）差的预期</w:t>
        </w:r>
      </w:ins>
    </w:p>
    <w:p w14:paraId="26A6C721" w14:textId="1EFA6CC0" w:rsidR="004913CA" w:rsidRDefault="004913CA" w:rsidP="0091272C">
      <w:pPr>
        <w:pStyle w:val="1e"/>
        <w:rPr>
          <w:ins w:id="717" w:author="ljl" w:date="2021-11-14T10:24:00Z"/>
          <w:rFonts w:hint="eastAsia"/>
        </w:rPr>
      </w:pPr>
    </w:p>
    <w:p w14:paraId="3C2DDAAB" w14:textId="52EFD4F8" w:rsidR="001B6D23" w:rsidRDefault="001B6D23" w:rsidP="0091272C">
      <w:pPr>
        <w:pStyle w:val="1e"/>
        <w:rPr>
          <w:ins w:id="718" w:author="ljl" w:date="2021-11-14T10:24:00Z"/>
          <w:rFonts w:hint="eastAsia"/>
        </w:rPr>
      </w:pPr>
      <m:oMathPara>
        <m:oMath>
          <m:r>
            <w:ins w:id="719" w:author="ljl" w:date="2021-11-14T10:24:00Z">
              <w:rPr>
                <w:rFonts w:ascii="Cambria Math" w:hAnsi="Cambria Math"/>
              </w:rPr>
              <w:lastRenderedPageBreak/>
              <m:t>RMSE</m:t>
            </w:ins>
          </m:r>
          <m:d>
            <m:dPr>
              <m:ctrlPr>
                <w:ins w:id="720" w:author="ljl" w:date="2021-11-14T10:24:00Z">
                  <w:rPr>
                    <w:rFonts w:ascii="Cambria Math" w:hAnsi="Cambria Math"/>
                  </w:rPr>
                </w:ins>
              </m:ctrlPr>
            </m:dPr>
            <m:e>
              <m:r>
                <w:ins w:id="721" w:author="ljl" w:date="2021-11-14T10:24:00Z">
                  <w:rPr>
                    <w:rFonts w:ascii="Cambria Math" w:hAnsi="Cambria Math"/>
                  </w:rPr>
                  <m:t>y</m:t>
                </w:ins>
              </m:r>
              <m:r>
                <w:ins w:id="722" w:author="ljl" w:date="2021-11-14T10:24:00Z">
                  <m:rPr>
                    <m:sty m:val="p"/>
                  </m:rPr>
                  <w:rPr>
                    <w:rFonts w:ascii="Cambria Math" w:hAnsi="Cambria Math"/>
                  </w:rPr>
                  <m:t>,</m:t>
                </w:ins>
              </m:r>
              <m:acc>
                <m:accPr>
                  <m:ctrlPr>
                    <w:ins w:id="723" w:author="ljl" w:date="2021-11-14T10:24:00Z">
                      <w:rPr>
                        <w:rFonts w:ascii="Cambria Math" w:hAnsi="Cambria Math"/>
                      </w:rPr>
                    </w:ins>
                  </m:ctrlPr>
                </m:accPr>
                <m:e>
                  <m:r>
                    <w:ins w:id="724" w:author="ljl" w:date="2021-11-14T10:24:00Z">
                      <w:rPr>
                        <w:rFonts w:ascii="Cambria Math" w:hAnsi="Cambria Math"/>
                      </w:rPr>
                      <m:t>y</m:t>
                    </w:ins>
                  </m:r>
                </m:e>
              </m:acc>
            </m:e>
          </m:d>
          <m:r>
            <w:ins w:id="725" w:author="ljl" w:date="2021-11-14T10:24:00Z">
              <m:rPr>
                <m:sty m:val="p"/>
              </m:rPr>
              <w:rPr>
                <w:rFonts w:ascii="Cambria Math" w:hAnsi="Cambria Math"/>
              </w:rPr>
              <m:t>=</m:t>
            </w:ins>
          </m:r>
          <m:f>
            <m:fPr>
              <m:ctrlPr>
                <w:ins w:id="726" w:author="ljl" w:date="2021-11-14T10:24:00Z">
                  <w:rPr>
                    <w:rFonts w:ascii="Cambria Math" w:hAnsi="Cambria Math"/>
                  </w:rPr>
                </w:ins>
              </m:ctrlPr>
            </m:fPr>
            <m:num>
              <m:r>
                <w:ins w:id="727" w:author="ljl" w:date="2021-11-14T10:24:00Z">
                  <m:rPr>
                    <m:sty m:val="p"/>
                  </m:rPr>
                  <w:rPr>
                    <w:rFonts w:ascii="Cambria Math" w:hAnsi="Cambria Math"/>
                  </w:rPr>
                  <m:t>1</m:t>
                </w:ins>
              </m:r>
            </m:num>
            <m:den>
              <m:r>
                <w:ins w:id="728" w:author="ljl" w:date="2021-11-14T10:24:00Z">
                  <w:rPr>
                    <w:rFonts w:ascii="Cambria Math" w:hAnsi="Cambria Math"/>
                  </w:rPr>
                  <m:t>n</m:t>
                </w:ins>
              </m:r>
            </m:den>
          </m:f>
          <m:nary>
            <m:naryPr>
              <m:chr m:val="∑"/>
              <m:limLoc m:val="undOvr"/>
              <m:ctrlPr>
                <w:ins w:id="729" w:author="ljl" w:date="2021-11-14T10:24:00Z">
                  <w:rPr>
                    <w:rFonts w:ascii="Cambria Math" w:hAnsi="Cambria Math"/>
                  </w:rPr>
                </w:ins>
              </m:ctrlPr>
            </m:naryPr>
            <m:sub>
              <m:r>
                <w:ins w:id="730" w:author="ljl" w:date="2021-11-14T10:24:00Z">
                  <w:rPr>
                    <w:rFonts w:ascii="Cambria Math" w:hAnsi="Cambria Math"/>
                  </w:rPr>
                  <m:t>i</m:t>
                </w:ins>
              </m:r>
              <m:r>
                <w:ins w:id="731" w:author="ljl" w:date="2021-11-14T10:24:00Z">
                  <m:rPr>
                    <m:sty m:val="p"/>
                  </m:rPr>
                  <w:rPr>
                    <w:rFonts w:ascii="Cambria Math" w:hAnsi="Cambria Math"/>
                  </w:rPr>
                  <m:t>=0</m:t>
                </w:ins>
              </m:r>
            </m:sub>
            <m:sup>
              <m:r>
                <w:ins w:id="732" w:author="ljl" w:date="2021-11-14T10:24:00Z">
                  <w:rPr>
                    <w:rFonts w:ascii="Cambria Math" w:hAnsi="Cambria Math"/>
                  </w:rPr>
                  <m:t>n</m:t>
                </w:ins>
              </m:r>
            </m:sup>
            <m:e>
              <m:sSup>
                <m:sSupPr>
                  <m:ctrlPr>
                    <w:ins w:id="733" w:author="ljl" w:date="2021-11-14T10:24:00Z">
                      <w:rPr>
                        <w:rFonts w:ascii="Cambria Math" w:hAnsi="Cambria Math"/>
                      </w:rPr>
                    </w:ins>
                  </m:ctrlPr>
                </m:sSupPr>
                <m:e>
                  <m:r>
                    <w:ins w:id="734" w:author="ljl" w:date="2021-11-14T10:24:00Z">
                      <m:rPr>
                        <m:sty m:val="p"/>
                      </m:rPr>
                      <w:rPr>
                        <w:rFonts w:ascii="Cambria Math" w:hAnsi="Cambria Math"/>
                      </w:rPr>
                      <m:t>(</m:t>
                    </w:ins>
                  </m:r>
                  <m:func>
                    <m:funcPr>
                      <m:ctrlPr>
                        <w:ins w:id="735" w:author="ljl" w:date="2021-11-14T10:24:00Z">
                          <w:rPr>
                            <w:rFonts w:ascii="Cambria Math" w:hAnsi="Cambria Math"/>
                          </w:rPr>
                        </w:ins>
                      </m:ctrlPr>
                    </m:funcPr>
                    <m:fName>
                      <m:r>
                        <w:ins w:id="736" w:author="ljl" w:date="2021-11-14T10:24:00Z">
                          <m:rPr>
                            <m:sty m:val="p"/>
                          </m:rPr>
                          <w:rPr>
                            <w:rFonts w:ascii="Cambria Math" w:hAnsi="Cambria Math"/>
                          </w:rPr>
                          <m:t>log</m:t>
                        </w:ins>
                      </m:r>
                    </m:fName>
                    <m:e>
                      <m:d>
                        <m:dPr>
                          <m:ctrlPr>
                            <w:ins w:id="737" w:author="ljl" w:date="2021-11-14T10:24:00Z">
                              <w:rPr>
                                <w:rFonts w:ascii="Cambria Math" w:hAnsi="Cambria Math"/>
                              </w:rPr>
                            </w:ins>
                          </m:ctrlPr>
                        </m:dPr>
                        <m:e>
                          <m:r>
                            <w:ins w:id="738" w:author="ljl" w:date="2021-11-14T10:24:00Z">
                              <m:rPr>
                                <m:sty m:val="p"/>
                              </m:rPr>
                              <w:rPr>
                                <w:rFonts w:ascii="Cambria Math" w:hAnsi="Cambria Math"/>
                              </w:rPr>
                              <m:t>1+</m:t>
                            </w:ins>
                          </m:r>
                          <m:sSub>
                            <m:sSubPr>
                              <m:ctrlPr>
                                <w:ins w:id="739" w:author="ljl" w:date="2021-11-14T10:24:00Z">
                                  <w:rPr>
                                    <w:rFonts w:ascii="Cambria Math" w:hAnsi="Cambria Math"/>
                                  </w:rPr>
                                </w:ins>
                              </m:ctrlPr>
                            </m:sSubPr>
                            <m:e>
                              <m:r>
                                <w:ins w:id="740" w:author="ljl" w:date="2021-11-14T10:24:00Z">
                                  <w:rPr>
                                    <w:rFonts w:ascii="Cambria Math" w:hAnsi="Cambria Math"/>
                                  </w:rPr>
                                  <m:t>y</m:t>
                                </w:ins>
                              </m:r>
                            </m:e>
                            <m:sub>
                              <m:r>
                                <w:ins w:id="741" w:author="ljl" w:date="2021-11-14T10:24:00Z">
                                  <w:rPr>
                                    <w:rFonts w:ascii="Cambria Math" w:hAnsi="Cambria Math"/>
                                  </w:rPr>
                                  <m:t>i</m:t>
                                </w:ins>
                              </m:r>
                            </m:sub>
                          </m:sSub>
                        </m:e>
                      </m:d>
                    </m:e>
                  </m:func>
                  <m:r>
                    <w:ins w:id="742" w:author="ljl" w:date="2021-11-14T10:24:00Z">
                      <m:rPr>
                        <m:sty m:val="p"/>
                      </m:rPr>
                      <w:rPr>
                        <w:rFonts w:ascii="Cambria Math" w:hAnsi="Cambria Math"/>
                      </w:rPr>
                      <m:t>-log⁡(1+</m:t>
                    </w:ins>
                  </m:r>
                  <m:sSub>
                    <m:sSubPr>
                      <m:ctrlPr>
                        <w:ins w:id="743" w:author="ljl" w:date="2021-11-14T10:24:00Z">
                          <w:rPr>
                            <w:rFonts w:ascii="Cambria Math" w:hAnsi="Cambria Math"/>
                          </w:rPr>
                        </w:ins>
                      </m:ctrlPr>
                    </m:sSubPr>
                    <m:e>
                      <m:acc>
                        <m:accPr>
                          <m:ctrlPr>
                            <w:ins w:id="744" w:author="ljl" w:date="2021-11-14T10:24:00Z">
                              <w:rPr>
                                <w:rFonts w:ascii="Cambria Math" w:hAnsi="Cambria Math"/>
                              </w:rPr>
                            </w:ins>
                          </m:ctrlPr>
                        </m:accPr>
                        <m:e>
                          <m:r>
                            <w:ins w:id="745" w:author="ljl" w:date="2021-11-14T10:24:00Z">
                              <w:rPr>
                                <w:rFonts w:ascii="Cambria Math" w:hAnsi="Cambria Math"/>
                              </w:rPr>
                              <m:t>y</m:t>
                            </w:ins>
                          </m:r>
                        </m:e>
                      </m:acc>
                    </m:e>
                    <m:sub>
                      <m:r>
                        <w:ins w:id="746" w:author="ljl" w:date="2021-11-14T10:24:00Z">
                          <w:rPr>
                            <w:rFonts w:ascii="Cambria Math" w:hAnsi="Cambria Math"/>
                          </w:rPr>
                          <m:t>i</m:t>
                        </w:ins>
                      </m:r>
                    </m:sub>
                  </m:sSub>
                  <m:r>
                    <w:ins w:id="747" w:author="ljl" w:date="2021-11-14T10:24:00Z">
                      <m:rPr>
                        <m:sty m:val="p"/>
                      </m:rPr>
                      <w:rPr>
                        <w:rFonts w:ascii="Cambria Math" w:hAnsi="Cambria Math"/>
                      </w:rPr>
                      <m:t>))</m:t>
                    </w:ins>
                  </m:r>
                </m:e>
                <m:sup>
                  <m:r>
                    <w:ins w:id="748" w:author="ljl" w:date="2021-11-14T10:24:00Z">
                      <m:rPr>
                        <m:sty m:val="p"/>
                      </m:rPr>
                      <w:rPr>
                        <w:rFonts w:ascii="Cambria Math" w:hAnsi="Cambria Math"/>
                      </w:rPr>
                      <m:t>2</m:t>
                    </w:ins>
                  </m:r>
                </m:sup>
              </m:sSup>
            </m:e>
          </m:nary>
        </m:oMath>
      </m:oMathPara>
    </w:p>
    <w:p w14:paraId="34DA0AA5" w14:textId="1D6E8A87" w:rsidR="001B6D23" w:rsidRDefault="001B6D23" w:rsidP="0091272C">
      <w:pPr>
        <w:pStyle w:val="1e"/>
        <w:numPr>
          <w:ilvl w:val="0"/>
          <w:numId w:val="22"/>
        </w:numPr>
        <w:rPr>
          <w:ins w:id="749" w:author="ljl" w:date="2021-11-14T10:24:00Z"/>
          <w:rFonts w:hint="eastAsia"/>
        </w:rPr>
      </w:pPr>
      <w:ins w:id="750" w:author="ljl" w:date="2021-11-14T10:24:00Z">
        <w:r>
          <w:rPr>
            <w:rFonts w:hint="eastAsia"/>
          </w:rPr>
          <w:t>中位绝对误差</w:t>
        </w:r>
        <w:r>
          <w:rPr>
            <w:rFonts w:hint="eastAsia"/>
          </w:rPr>
          <w:t xml:space="preserve"> </w:t>
        </w:r>
        <w:r>
          <w:t>(</w:t>
        </w:r>
        <w:proofErr w:type="spellStart"/>
        <w:r>
          <w:t>MedAE</w:t>
        </w:r>
        <w:proofErr w:type="spellEnd"/>
        <w:r>
          <w:t>, Median Absolute Error)</w:t>
        </w:r>
        <w:r>
          <w:rPr>
            <w:rFonts w:hint="eastAsia"/>
          </w:rPr>
          <w:t>通过</w:t>
        </w:r>
        <w:proofErr w:type="gramStart"/>
        <w:r>
          <w:rPr>
            <w:rFonts w:hint="eastAsia"/>
          </w:rPr>
          <w:t>取目标</w:t>
        </w:r>
        <w:proofErr w:type="gramEnd"/>
        <w:r>
          <w:rPr>
            <w:rFonts w:hint="eastAsia"/>
          </w:rPr>
          <w:t>和预测之间的所有绝对差值的中值来计算损失</w:t>
        </w:r>
      </w:ins>
    </w:p>
    <w:p w14:paraId="11BA83EA" w14:textId="0E417987" w:rsidR="001B6D23" w:rsidRDefault="001B6D23" w:rsidP="0091272C">
      <w:pPr>
        <w:pStyle w:val="1e"/>
        <w:rPr>
          <w:ins w:id="751" w:author="ljl" w:date="2021-11-14T10:24:00Z"/>
          <w:rFonts w:hint="eastAsia"/>
        </w:rPr>
      </w:pPr>
      <m:oMathPara>
        <m:oMath>
          <m:r>
            <w:ins w:id="752" w:author="ljl" w:date="2021-11-14T10:24:00Z">
              <w:rPr>
                <w:rFonts w:ascii="Cambria Math" w:hAnsi="Cambria Math" w:hint="eastAsia"/>
              </w:rPr>
              <m:t>Med</m:t>
            </w:ins>
          </m:r>
          <m:r>
            <w:ins w:id="753" w:author="ljl" w:date="2021-11-14T10:24:00Z">
              <w:rPr>
                <w:rFonts w:ascii="Cambria Math" w:hAnsi="Cambria Math"/>
              </w:rPr>
              <m:t>AE</m:t>
            </w:ins>
          </m:r>
          <m:d>
            <m:dPr>
              <m:ctrlPr>
                <w:ins w:id="754" w:author="ljl" w:date="2021-11-14T10:24:00Z">
                  <w:rPr>
                    <w:rFonts w:ascii="Cambria Math" w:hAnsi="Cambria Math"/>
                  </w:rPr>
                </w:ins>
              </m:ctrlPr>
            </m:dPr>
            <m:e>
              <m:r>
                <w:ins w:id="755" w:author="ljl" w:date="2021-11-14T10:24:00Z">
                  <w:rPr>
                    <w:rFonts w:ascii="Cambria Math" w:hAnsi="Cambria Math"/>
                  </w:rPr>
                  <m:t>y</m:t>
                </w:ins>
              </m:r>
              <m:r>
                <w:ins w:id="756" w:author="ljl" w:date="2021-11-14T10:24:00Z">
                  <m:rPr>
                    <m:sty m:val="p"/>
                  </m:rPr>
                  <w:rPr>
                    <w:rFonts w:ascii="Cambria Math" w:hAnsi="Cambria Math"/>
                  </w:rPr>
                  <m:t>,</m:t>
                </w:ins>
              </m:r>
              <m:acc>
                <m:accPr>
                  <m:ctrlPr>
                    <w:ins w:id="757" w:author="ljl" w:date="2021-11-14T10:24:00Z">
                      <w:rPr>
                        <w:rFonts w:ascii="Cambria Math" w:hAnsi="Cambria Math"/>
                      </w:rPr>
                    </w:ins>
                  </m:ctrlPr>
                </m:accPr>
                <m:e>
                  <m:r>
                    <w:ins w:id="758" w:author="ljl" w:date="2021-11-14T10:24:00Z">
                      <w:rPr>
                        <w:rFonts w:ascii="Cambria Math" w:hAnsi="Cambria Math"/>
                      </w:rPr>
                      <m:t>y</m:t>
                    </w:ins>
                  </m:r>
                </m:e>
              </m:acc>
            </m:e>
          </m:d>
          <m:r>
            <w:ins w:id="759" w:author="ljl" w:date="2021-11-14T10:24:00Z">
              <m:rPr>
                <m:sty m:val="p"/>
              </m:rPr>
              <w:rPr>
                <w:rFonts w:ascii="Cambria Math" w:hAnsi="Cambria Math"/>
              </w:rPr>
              <m:t>=</m:t>
            </w:ins>
          </m:r>
          <m:r>
            <w:ins w:id="760" w:author="ljl" w:date="2021-11-14T10:24:00Z">
              <w:rPr>
                <w:rFonts w:ascii="Cambria Math" w:hAnsi="Cambria Math"/>
              </w:rPr>
              <m:t>median</m:t>
            </w:ins>
          </m:r>
          <m:r>
            <w:ins w:id="761" w:author="ljl" w:date="2021-11-14T10:24:00Z">
              <m:rPr>
                <m:sty m:val="p"/>
              </m:rPr>
              <w:rPr>
                <w:rFonts w:ascii="Cambria Math" w:hAnsi="Cambria Math"/>
              </w:rPr>
              <m:t>(</m:t>
            </w:ins>
          </m:r>
          <m:d>
            <m:dPr>
              <m:begChr m:val="|"/>
              <m:endChr m:val="|"/>
              <m:ctrlPr>
                <w:ins w:id="762" w:author="ljl" w:date="2021-11-14T10:24:00Z">
                  <w:rPr>
                    <w:rFonts w:ascii="Cambria Math" w:hAnsi="Cambria Math"/>
                  </w:rPr>
                </w:ins>
              </m:ctrlPr>
            </m:dPr>
            <m:e>
              <m:sSub>
                <m:sSubPr>
                  <m:ctrlPr>
                    <w:ins w:id="763" w:author="ljl" w:date="2021-11-14T10:24:00Z">
                      <w:rPr>
                        <w:rFonts w:ascii="Cambria Math" w:hAnsi="Cambria Math"/>
                      </w:rPr>
                    </w:ins>
                  </m:ctrlPr>
                </m:sSubPr>
                <m:e>
                  <m:r>
                    <w:ins w:id="764" w:author="ljl" w:date="2021-11-14T10:24:00Z">
                      <w:rPr>
                        <w:rFonts w:ascii="Cambria Math" w:hAnsi="Cambria Math"/>
                      </w:rPr>
                      <m:t>y</m:t>
                    </w:ins>
                  </m:r>
                </m:e>
                <m:sub>
                  <m:r>
                    <w:ins w:id="765" w:author="ljl" w:date="2021-11-14T10:24:00Z">
                      <m:rPr>
                        <m:sty m:val="p"/>
                      </m:rPr>
                      <w:rPr>
                        <w:rFonts w:ascii="Cambria Math" w:hAnsi="Cambria Math"/>
                      </w:rPr>
                      <m:t>1</m:t>
                    </w:ins>
                  </m:r>
                </m:sub>
              </m:sSub>
              <m:r>
                <w:ins w:id="766" w:author="ljl" w:date="2021-11-14T10:24:00Z">
                  <m:rPr>
                    <m:sty m:val="p"/>
                  </m:rPr>
                  <w:rPr>
                    <w:rFonts w:ascii="Cambria Math" w:hAnsi="Cambria Math"/>
                  </w:rPr>
                  <m:t>-</m:t>
                </w:ins>
              </m:r>
              <m:sSub>
                <m:sSubPr>
                  <m:ctrlPr>
                    <w:ins w:id="767" w:author="ljl" w:date="2021-11-14T10:24:00Z">
                      <w:rPr>
                        <w:rFonts w:ascii="Cambria Math" w:hAnsi="Cambria Math"/>
                      </w:rPr>
                    </w:ins>
                  </m:ctrlPr>
                </m:sSubPr>
                <m:e>
                  <m:acc>
                    <m:accPr>
                      <m:ctrlPr>
                        <w:ins w:id="768" w:author="ljl" w:date="2021-11-14T10:24:00Z">
                          <w:rPr>
                            <w:rFonts w:ascii="Cambria Math" w:hAnsi="Cambria Math"/>
                          </w:rPr>
                        </w:ins>
                      </m:ctrlPr>
                    </m:accPr>
                    <m:e>
                      <m:r>
                        <w:ins w:id="769" w:author="ljl" w:date="2021-11-14T10:24:00Z">
                          <w:rPr>
                            <w:rFonts w:ascii="Cambria Math" w:hAnsi="Cambria Math"/>
                          </w:rPr>
                          <m:t>y</m:t>
                        </w:ins>
                      </m:r>
                    </m:e>
                  </m:acc>
                </m:e>
                <m:sub>
                  <m:r>
                    <w:ins w:id="770" w:author="ljl" w:date="2021-11-14T10:24:00Z">
                      <m:rPr>
                        <m:sty m:val="p"/>
                      </m:rPr>
                      <w:rPr>
                        <w:rFonts w:ascii="Cambria Math" w:hAnsi="Cambria Math"/>
                      </w:rPr>
                      <m:t>1</m:t>
                    </w:ins>
                  </m:r>
                </m:sub>
              </m:sSub>
            </m:e>
          </m:d>
          <m:r>
            <w:ins w:id="771" w:author="ljl" w:date="2021-11-14T10:24:00Z">
              <m:rPr>
                <m:sty m:val="p"/>
              </m:rPr>
              <w:rPr>
                <w:rFonts w:ascii="Cambria Math" w:hAnsi="Cambria Math"/>
              </w:rPr>
              <m:t>,…,|</m:t>
            </w:ins>
          </m:r>
          <m:sSub>
            <m:sSubPr>
              <m:ctrlPr>
                <w:ins w:id="772" w:author="ljl" w:date="2021-11-14T10:24:00Z">
                  <w:rPr>
                    <w:rFonts w:ascii="Cambria Math" w:hAnsi="Cambria Math"/>
                  </w:rPr>
                </w:ins>
              </m:ctrlPr>
            </m:sSubPr>
            <m:e>
              <m:r>
                <w:ins w:id="773" w:author="ljl" w:date="2021-11-14T10:24:00Z">
                  <w:rPr>
                    <w:rFonts w:ascii="Cambria Math" w:hAnsi="Cambria Math"/>
                  </w:rPr>
                  <m:t>y</m:t>
                </w:ins>
              </m:r>
            </m:e>
            <m:sub>
              <m:r>
                <w:ins w:id="774" w:author="ljl" w:date="2021-11-14T10:24:00Z">
                  <w:rPr>
                    <w:rFonts w:ascii="Cambria Math" w:hAnsi="Cambria Math"/>
                  </w:rPr>
                  <m:t>n</m:t>
                </w:ins>
              </m:r>
            </m:sub>
          </m:sSub>
          <m:r>
            <w:ins w:id="775" w:author="ljl" w:date="2021-11-14T10:24:00Z">
              <m:rPr>
                <m:sty m:val="p"/>
              </m:rPr>
              <w:rPr>
                <w:rFonts w:ascii="Cambria Math" w:hAnsi="Cambria Math"/>
              </w:rPr>
              <m:t>-</m:t>
            </w:ins>
          </m:r>
          <m:sSub>
            <m:sSubPr>
              <m:ctrlPr>
                <w:ins w:id="776" w:author="ljl" w:date="2021-11-14T10:24:00Z">
                  <w:rPr>
                    <w:rFonts w:ascii="Cambria Math" w:hAnsi="Cambria Math"/>
                  </w:rPr>
                </w:ins>
              </m:ctrlPr>
            </m:sSubPr>
            <m:e>
              <m:acc>
                <m:accPr>
                  <m:ctrlPr>
                    <w:ins w:id="777" w:author="ljl" w:date="2021-11-14T10:24:00Z">
                      <w:rPr>
                        <w:rFonts w:ascii="Cambria Math" w:hAnsi="Cambria Math"/>
                      </w:rPr>
                    </w:ins>
                  </m:ctrlPr>
                </m:accPr>
                <m:e>
                  <m:r>
                    <w:ins w:id="778" w:author="ljl" w:date="2021-11-14T10:24:00Z">
                      <w:rPr>
                        <w:rFonts w:ascii="Cambria Math" w:hAnsi="Cambria Math"/>
                      </w:rPr>
                      <m:t>y</m:t>
                    </w:ins>
                  </m:r>
                </m:e>
              </m:acc>
            </m:e>
            <m:sub>
              <m:r>
                <w:ins w:id="779" w:author="ljl" w:date="2021-11-14T10:24:00Z">
                  <w:rPr>
                    <w:rFonts w:ascii="Cambria Math" w:hAnsi="Cambria Math"/>
                  </w:rPr>
                  <m:t>n</m:t>
                </w:ins>
              </m:r>
            </m:sub>
          </m:sSub>
          <m:r>
            <w:ins w:id="780" w:author="ljl" w:date="2021-11-14T10:24:00Z">
              <m:rPr>
                <m:sty m:val="p"/>
              </m:rPr>
              <w:rPr>
                <w:rFonts w:ascii="Cambria Math" w:hAnsi="Cambria Math"/>
              </w:rPr>
              <m:t>|)</m:t>
            </w:ins>
          </m:r>
        </m:oMath>
      </m:oMathPara>
    </w:p>
    <w:p w14:paraId="44A99C97" w14:textId="77777777" w:rsidR="001B6D23" w:rsidRDefault="001B6D23" w:rsidP="0091272C">
      <w:pPr>
        <w:pStyle w:val="1e"/>
        <w:rPr>
          <w:ins w:id="781" w:author="ljl" w:date="2021-11-14T10:24:00Z"/>
          <w:rFonts w:hint="eastAsia"/>
        </w:rPr>
      </w:pPr>
    </w:p>
    <w:p w14:paraId="76162F8D" w14:textId="5A56DF93" w:rsidR="004913CA" w:rsidRPr="00860899" w:rsidRDefault="00AB4CD1" w:rsidP="0091272C">
      <w:pPr>
        <w:pStyle w:val="1e"/>
        <w:numPr>
          <w:ilvl w:val="0"/>
          <w:numId w:val="22"/>
        </w:numPr>
        <w:rPr>
          <w:ins w:id="782" w:author="ljl" w:date="2021-11-14T10:24:00Z"/>
          <w:rFonts w:hint="eastAsia"/>
        </w:rPr>
      </w:pPr>
      <w:ins w:id="783" w:author="ljl" w:date="2021-11-14T10:24:00Z">
        <w:r>
          <w:t>R Squared (</w:t>
        </w:r>
        <w:r>
          <w:rPr>
            <w:rFonts w:hint="eastAsia"/>
          </w:rPr>
          <w:t>R</w:t>
        </w:r>
        <w:r>
          <w:t>2 Score)</w:t>
        </w:r>
        <w:r w:rsidR="004913CA">
          <w:rPr>
            <w:rFonts w:hint="eastAsia"/>
          </w:rPr>
          <w:t>反映了自变量</w:t>
        </w:r>
        <w:r w:rsidR="004913CA">
          <w:rPr>
            <w:rFonts w:hint="eastAsia"/>
          </w:rPr>
          <w:t>x</w:t>
        </w:r>
        <w:r w:rsidR="004913CA">
          <w:rPr>
            <w:rFonts w:hint="eastAsia"/>
          </w:rPr>
          <w:t>对因变量</w:t>
        </w:r>
        <w:r w:rsidR="004913CA">
          <w:rPr>
            <w:rFonts w:hint="eastAsia"/>
          </w:rPr>
          <w:t>y</w:t>
        </w:r>
        <w:r w:rsidR="004913CA">
          <w:rPr>
            <w:rFonts w:hint="eastAsia"/>
          </w:rPr>
          <w:t>的变动的解释的程度。越接近</w:t>
        </w:r>
        <w:r w:rsidR="004913CA">
          <w:rPr>
            <w:rFonts w:hint="eastAsia"/>
          </w:rPr>
          <w:t>1</w:t>
        </w:r>
        <w:r w:rsidR="004913CA">
          <w:rPr>
            <w:rFonts w:hint="eastAsia"/>
          </w:rPr>
          <w:t>，说明模型的</w:t>
        </w:r>
        <w:r w:rsidR="001B6D23">
          <w:rPr>
            <w:rFonts w:hint="eastAsia"/>
          </w:rPr>
          <w:t>拟合</w:t>
        </w:r>
        <w:r w:rsidR="004913CA">
          <w:rPr>
            <w:rFonts w:hint="eastAsia"/>
          </w:rPr>
          <w:t>越好。</w:t>
        </w:r>
      </w:ins>
    </w:p>
    <w:p w14:paraId="68269828" w14:textId="6FDEE5F2" w:rsidR="0034452C" w:rsidRPr="008D2B32" w:rsidRDefault="00645596" w:rsidP="00FB1323">
      <w:pPr>
        <w:topLinePunct w:val="0"/>
        <w:adjustRightInd/>
        <w:snapToGrid/>
        <w:spacing w:before="0" w:after="0" w:line="240" w:lineRule="auto"/>
        <w:ind w:left="0"/>
        <w:rPr>
          <w:ins w:id="784" w:author="ljl" w:date="2021-11-14T10:24:00Z"/>
          <w:rFonts w:ascii="HuaweiSans-Regular" w:eastAsia="方正兰亭黑简体" w:hAnsi="HuaweiSans-Regular" w:hint="eastAsia"/>
        </w:rPr>
      </w:pPr>
      <m:oMathPara>
        <m:oMath>
          <m:sSup>
            <m:sSupPr>
              <m:ctrlPr>
                <w:ins w:id="785" w:author="ljl" w:date="2021-11-14T10:24:00Z">
                  <w:rPr>
                    <w:rFonts w:ascii="Cambria Math" w:hAnsi="Cambria Math"/>
                    <w:i/>
                  </w:rPr>
                </w:ins>
              </m:ctrlPr>
            </m:sSupPr>
            <m:e>
              <m:r>
                <w:ins w:id="786" w:author="ljl" w:date="2021-11-14T10:24:00Z">
                  <w:rPr>
                    <w:rFonts w:ascii="Cambria Math" w:hAnsi="Cambria Math" w:hint="eastAsia"/>
                  </w:rPr>
                  <m:t>R</m:t>
                </w:ins>
              </m:r>
            </m:e>
            <m:sup>
              <m:r>
                <w:ins w:id="787" w:author="ljl" w:date="2021-11-14T10:24:00Z">
                  <w:rPr>
                    <w:rFonts w:ascii="Cambria Math" w:hAnsi="Cambria Math"/>
                  </w:rPr>
                  <m:t>2</m:t>
                </w:ins>
              </m:r>
            </m:sup>
          </m:sSup>
          <m:d>
            <m:dPr>
              <m:ctrlPr>
                <w:ins w:id="788" w:author="ljl" w:date="2021-11-14T10:24:00Z">
                  <w:rPr>
                    <w:rFonts w:ascii="Cambria Math" w:hAnsi="Cambria Math"/>
                    <w:i/>
                  </w:rPr>
                </w:ins>
              </m:ctrlPr>
            </m:dPr>
            <m:e>
              <m:r>
                <w:ins w:id="789" w:author="ljl" w:date="2021-11-14T10:24:00Z">
                  <w:rPr>
                    <w:rFonts w:ascii="Cambria Math" w:hAnsi="Cambria Math"/>
                  </w:rPr>
                  <m:t>y,</m:t>
                </w:ins>
              </m:r>
              <m:acc>
                <m:accPr>
                  <m:ctrlPr>
                    <w:ins w:id="790" w:author="ljl" w:date="2021-11-14T10:24:00Z">
                      <w:rPr>
                        <w:rFonts w:ascii="Cambria Math" w:eastAsia="方正兰亭黑简体" w:hAnsi="Cambria Math"/>
                        <w:i/>
                        <w:sz w:val="21"/>
                      </w:rPr>
                    </w:ins>
                  </m:ctrlPr>
                </m:accPr>
                <m:e>
                  <m:r>
                    <w:ins w:id="791" w:author="ljl" w:date="2021-11-14T10:24:00Z">
                      <w:rPr>
                        <w:rFonts w:ascii="Cambria Math" w:hAnsi="Cambria Math"/>
                      </w:rPr>
                      <m:t>y</m:t>
                    </w:ins>
                  </m:r>
                </m:e>
              </m:acc>
            </m:e>
          </m:d>
          <m:r>
            <w:ins w:id="792" w:author="ljl" w:date="2021-11-14T10:24:00Z">
              <w:rPr>
                <w:rFonts w:ascii="Cambria Math" w:hAnsi="Cambria Math"/>
              </w:rPr>
              <m:t>=</m:t>
            </w:ins>
          </m:r>
          <m:r>
            <w:ins w:id="793" w:author="ljl" w:date="2021-11-14T10:24:00Z">
              <w:rPr>
                <w:rFonts w:ascii="Cambria Math" w:eastAsia="方正兰亭黑简体" w:hAnsi="Cambria Math"/>
              </w:rPr>
              <m:t xml:space="preserve">1- </m:t>
            </w:ins>
          </m:r>
          <m:f>
            <m:fPr>
              <m:ctrlPr>
                <w:ins w:id="794" w:author="ljl" w:date="2021-11-14T10:24:00Z">
                  <w:rPr>
                    <w:rFonts w:ascii="Cambria Math" w:eastAsia="方正兰亭黑简体" w:hAnsi="Cambria Math"/>
                    <w:i/>
                  </w:rPr>
                </w:ins>
              </m:ctrlPr>
            </m:fPr>
            <m:num>
              <m:nary>
                <m:naryPr>
                  <m:chr m:val="∑"/>
                  <m:limLoc m:val="undOvr"/>
                  <m:ctrlPr>
                    <w:ins w:id="795" w:author="ljl" w:date="2021-11-14T10:24:00Z">
                      <w:rPr>
                        <w:rFonts w:ascii="Cambria Math" w:eastAsia="方正兰亭黑简体" w:hAnsi="Cambria Math"/>
                        <w:i/>
                      </w:rPr>
                    </w:ins>
                  </m:ctrlPr>
                </m:naryPr>
                <m:sub>
                  <m:r>
                    <w:ins w:id="796" w:author="ljl" w:date="2021-11-14T10:24:00Z">
                      <w:rPr>
                        <w:rFonts w:ascii="Cambria Math" w:eastAsia="方正兰亭黑简体" w:hAnsi="Cambria Math"/>
                      </w:rPr>
                      <m:t>i=0</m:t>
                    </w:ins>
                  </m:r>
                </m:sub>
                <m:sup>
                  <m:r>
                    <w:ins w:id="797" w:author="ljl" w:date="2021-11-14T10:24:00Z">
                      <w:rPr>
                        <w:rFonts w:ascii="Cambria Math" w:eastAsia="方正兰亭黑简体" w:hAnsi="Cambria Math"/>
                      </w:rPr>
                      <m:t>n</m:t>
                    </w:ins>
                  </m:r>
                </m:sup>
                <m:e>
                  <m:sSup>
                    <m:sSupPr>
                      <m:ctrlPr>
                        <w:ins w:id="798" w:author="ljl" w:date="2021-11-14T10:24:00Z">
                          <w:rPr>
                            <w:rFonts w:ascii="Cambria Math" w:eastAsia="方正兰亭黑简体" w:hAnsi="Cambria Math"/>
                            <w:i/>
                          </w:rPr>
                        </w:ins>
                      </m:ctrlPr>
                    </m:sSupPr>
                    <m:e>
                      <m:d>
                        <m:dPr>
                          <m:ctrlPr>
                            <w:ins w:id="799" w:author="ljl" w:date="2021-11-14T10:24:00Z">
                              <w:rPr>
                                <w:rFonts w:ascii="Cambria Math" w:eastAsia="方正兰亭黑简体" w:hAnsi="Cambria Math"/>
                                <w:i/>
                              </w:rPr>
                            </w:ins>
                          </m:ctrlPr>
                        </m:dPr>
                        <m:e>
                          <m:sSub>
                            <m:sSubPr>
                              <m:ctrlPr>
                                <w:ins w:id="800" w:author="ljl" w:date="2021-11-14T10:24:00Z">
                                  <w:rPr>
                                    <w:rFonts w:ascii="Cambria Math" w:eastAsia="方正兰亭黑简体" w:hAnsi="Cambria Math"/>
                                    <w:i/>
                                    <w:sz w:val="21"/>
                                  </w:rPr>
                                </w:ins>
                              </m:ctrlPr>
                            </m:sSubPr>
                            <m:e>
                              <m:r>
                                <w:ins w:id="801" w:author="ljl" w:date="2021-11-14T10:24:00Z">
                                  <w:rPr>
                                    <w:rFonts w:ascii="Cambria Math" w:hAnsi="Cambria Math"/>
                                  </w:rPr>
                                  <m:t>y</m:t>
                                </w:ins>
                              </m:r>
                            </m:e>
                            <m:sub>
                              <m:r>
                                <w:ins w:id="802" w:author="ljl" w:date="2021-11-14T10:24:00Z">
                                  <w:rPr>
                                    <w:rFonts w:ascii="Cambria Math" w:hAnsi="Cambria Math"/>
                                  </w:rPr>
                                  <m:t>i</m:t>
                                </w:ins>
                              </m:r>
                            </m:sub>
                          </m:sSub>
                          <m:r>
                            <w:ins w:id="803" w:author="ljl" w:date="2021-11-14T10:24:00Z">
                              <w:rPr>
                                <w:rFonts w:ascii="Cambria Math" w:hAnsi="Cambria Math"/>
                              </w:rPr>
                              <m:t xml:space="preserve">- </m:t>
                            </w:ins>
                          </m:r>
                          <m:sSub>
                            <m:sSubPr>
                              <m:ctrlPr>
                                <w:ins w:id="804" w:author="ljl" w:date="2021-11-14T10:24:00Z">
                                  <w:rPr>
                                    <w:rFonts w:ascii="Cambria Math" w:eastAsia="方正兰亭黑简体" w:hAnsi="Cambria Math"/>
                                    <w:i/>
                                    <w:sz w:val="21"/>
                                  </w:rPr>
                                </w:ins>
                              </m:ctrlPr>
                            </m:sSubPr>
                            <m:e>
                              <m:acc>
                                <m:accPr>
                                  <m:ctrlPr>
                                    <w:ins w:id="805" w:author="ljl" w:date="2021-11-14T10:24:00Z">
                                      <w:rPr>
                                        <w:rFonts w:ascii="Cambria Math" w:eastAsia="方正兰亭黑简体" w:hAnsi="Cambria Math"/>
                                        <w:i/>
                                        <w:sz w:val="21"/>
                                      </w:rPr>
                                    </w:ins>
                                  </m:ctrlPr>
                                </m:accPr>
                                <m:e>
                                  <m:r>
                                    <w:ins w:id="806" w:author="ljl" w:date="2021-11-14T10:24:00Z">
                                      <w:rPr>
                                        <w:rFonts w:ascii="Cambria Math" w:hAnsi="Cambria Math"/>
                                      </w:rPr>
                                      <m:t>y</m:t>
                                    </w:ins>
                                  </m:r>
                                </m:e>
                              </m:acc>
                            </m:e>
                            <m:sub>
                              <m:r>
                                <w:ins w:id="807" w:author="ljl" w:date="2021-11-14T10:24:00Z">
                                  <w:rPr>
                                    <w:rFonts w:ascii="Cambria Math" w:hAnsi="Cambria Math"/>
                                  </w:rPr>
                                  <m:t>i</m:t>
                                </w:ins>
                              </m:r>
                            </m:sub>
                          </m:sSub>
                        </m:e>
                      </m:d>
                    </m:e>
                    <m:sup>
                      <m:r>
                        <w:ins w:id="808" w:author="ljl" w:date="2021-11-14T10:24:00Z">
                          <w:rPr>
                            <w:rFonts w:ascii="Cambria Math" w:eastAsia="方正兰亭黑简体" w:hAnsi="Cambria Math"/>
                          </w:rPr>
                          <m:t>2</m:t>
                        </w:ins>
                      </m:r>
                    </m:sup>
                  </m:sSup>
                </m:e>
              </m:nary>
            </m:num>
            <m:den>
              <m:nary>
                <m:naryPr>
                  <m:chr m:val="∑"/>
                  <m:limLoc m:val="undOvr"/>
                  <m:ctrlPr>
                    <w:ins w:id="809" w:author="ljl" w:date="2021-11-14T10:24:00Z">
                      <w:rPr>
                        <w:rFonts w:ascii="Cambria Math" w:eastAsia="方正兰亭黑简体" w:hAnsi="Cambria Math"/>
                        <w:i/>
                      </w:rPr>
                    </w:ins>
                  </m:ctrlPr>
                </m:naryPr>
                <m:sub>
                  <m:r>
                    <w:ins w:id="810" w:author="ljl" w:date="2021-11-14T10:24:00Z">
                      <w:rPr>
                        <w:rFonts w:ascii="Cambria Math" w:eastAsia="方正兰亭黑简体" w:hAnsi="Cambria Math"/>
                      </w:rPr>
                      <m:t>i=0</m:t>
                    </w:ins>
                  </m:r>
                </m:sub>
                <m:sup>
                  <m:r>
                    <w:ins w:id="811" w:author="ljl" w:date="2021-11-14T10:24:00Z">
                      <w:rPr>
                        <w:rFonts w:ascii="Cambria Math" w:eastAsia="方正兰亭黑简体" w:hAnsi="Cambria Math"/>
                      </w:rPr>
                      <m:t>n</m:t>
                    </w:ins>
                  </m:r>
                </m:sup>
                <m:e>
                  <m:sSup>
                    <m:sSupPr>
                      <m:ctrlPr>
                        <w:ins w:id="812" w:author="ljl" w:date="2021-11-14T10:24:00Z">
                          <w:rPr>
                            <w:rFonts w:ascii="Cambria Math" w:eastAsia="方正兰亭黑简体" w:hAnsi="Cambria Math"/>
                            <w:i/>
                          </w:rPr>
                        </w:ins>
                      </m:ctrlPr>
                    </m:sSupPr>
                    <m:e>
                      <m:d>
                        <m:dPr>
                          <m:ctrlPr>
                            <w:ins w:id="813" w:author="ljl" w:date="2021-11-14T10:24:00Z">
                              <w:rPr>
                                <w:rFonts w:ascii="Cambria Math" w:eastAsia="方正兰亭黑简体" w:hAnsi="Cambria Math"/>
                                <w:i/>
                              </w:rPr>
                            </w:ins>
                          </m:ctrlPr>
                        </m:dPr>
                        <m:e>
                          <m:sSub>
                            <m:sSubPr>
                              <m:ctrlPr>
                                <w:ins w:id="814" w:author="ljl" w:date="2021-11-14T10:24:00Z">
                                  <w:rPr>
                                    <w:rFonts w:ascii="Cambria Math" w:eastAsia="方正兰亭黑简体" w:hAnsi="Cambria Math"/>
                                    <w:i/>
                                    <w:sz w:val="21"/>
                                  </w:rPr>
                                </w:ins>
                              </m:ctrlPr>
                            </m:sSubPr>
                            <m:e>
                              <m:r>
                                <w:ins w:id="815" w:author="ljl" w:date="2021-11-14T10:24:00Z">
                                  <w:rPr>
                                    <w:rFonts w:ascii="Cambria Math" w:hAnsi="Cambria Math"/>
                                  </w:rPr>
                                  <m:t>y</m:t>
                                </w:ins>
                              </m:r>
                            </m:e>
                            <m:sub>
                              <m:r>
                                <w:ins w:id="816" w:author="ljl" w:date="2021-11-14T10:24:00Z">
                                  <w:rPr>
                                    <w:rFonts w:ascii="Cambria Math" w:hAnsi="Cambria Math"/>
                                  </w:rPr>
                                  <m:t>i</m:t>
                                </w:ins>
                              </m:r>
                            </m:sub>
                          </m:sSub>
                          <m:r>
                            <w:ins w:id="817" w:author="ljl" w:date="2021-11-14T10:24:00Z">
                              <w:rPr>
                                <w:rFonts w:ascii="Cambria Math" w:hAnsi="Cambria Math"/>
                              </w:rPr>
                              <m:t xml:space="preserve">- </m:t>
                            </w:ins>
                          </m:r>
                          <m:acc>
                            <m:accPr>
                              <m:chr m:val="̅"/>
                              <m:ctrlPr>
                                <w:ins w:id="818" w:author="ljl" w:date="2021-11-14T10:24:00Z">
                                  <w:rPr>
                                    <w:rFonts w:ascii="Cambria Math" w:eastAsia="方正兰亭黑简体" w:hAnsi="Cambria Math"/>
                                    <w:i/>
                                    <w:sz w:val="21"/>
                                  </w:rPr>
                                </w:ins>
                              </m:ctrlPr>
                            </m:accPr>
                            <m:e>
                              <m:r>
                                <w:ins w:id="819" w:author="ljl" w:date="2021-11-14T10:24:00Z">
                                  <w:rPr>
                                    <w:rFonts w:ascii="Cambria Math" w:eastAsia="方正兰亭黑简体" w:hAnsi="Cambria Math"/>
                                    <w:sz w:val="21"/>
                                  </w:rPr>
                                  <m:t>y</m:t>
                                </w:ins>
                              </m:r>
                            </m:e>
                          </m:acc>
                        </m:e>
                      </m:d>
                    </m:e>
                    <m:sup>
                      <m:r>
                        <w:ins w:id="820" w:author="ljl" w:date="2021-11-14T10:24:00Z">
                          <w:rPr>
                            <w:rFonts w:ascii="Cambria Math" w:eastAsia="方正兰亭黑简体" w:hAnsi="Cambria Math"/>
                          </w:rPr>
                          <m:t>2</m:t>
                        </w:ins>
                      </m:r>
                    </m:sup>
                  </m:sSup>
                </m:e>
              </m:nary>
            </m:den>
          </m:f>
          <m:r>
            <w:ins w:id="821" w:author="ljl" w:date="2021-11-14T10:24:00Z">
              <w:rPr>
                <w:rFonts w:ascii="Cambria Math" w:eastAsia="方正兰亭黑简体" w:hAnsi="Cambria Math"/>
              </w:rPr>
              <m:t xml:space="preserve">= </m:t>
            </w:ins>
          </m:r>
          <m:f>
            <m:fPr>
              <m:ctrlPr>
                <w:ins w:id="822" w:author="ljl" w:date="2021-11-14T10:24:00Z">
                  <w:rPr>
                    <w:rFonts w:ascii="Cambria Math" w:eastAsia="方正兰亭黑简体" w:hAnsi="Cambria Math"/>
                    <w:i/>
                  </w:rPr>
                </w:ins>
              </m:ctrlPr>
            </m:fPr>
            <m:num>
              <m:r>
                <w:ins w:id="823" w:author="ljl" w:date="2021-11-14T10:24:00Z">
                  <w:rPr>
                    <w:rFonts w:ascii="Cambria Math" w:eastAsia="方正兰亭黑简体" w:hAnsi="Cambria Math"/>
                  </w:rPr>
                  <m:t>ESS</m:t>
                </w:ins>
              </m:r>
            </m:num>
            <m:den>
              <m:r>
                <w:ins w:id="824" w:author="ljl" w:date="2021-11-14T10:24:00Z">
                  <w:rPr>
                    <w:rFonts w:ascii="Cambria Math" w:eastAsia="方正兰亭黑简体" w:hAnsi="Cambria Math"/>
                  </w:rPr>
                  <m:t>TSS</m:t>
                </w:ins>
              </m:r>
            </m:den>
          </m:f>
          <m:r>
            <w:ins w:id="825" w:author="ljl" w:date="2021-11-14T10:24:00Z">
              <w:rPr>
                <w:rFonts w:ascii="Cambria Math" w:eastAsia="方正兰亭黑简体" w:hAnsi="Cambria Math"/>
              </w:rPr>
              <m:t xml:space="preserve">=1- </m:t>
            </w:ins>
          </m:r>
          <m:f>
            <m:fPr>
              <m:ctrlPr>
                <w:ins w:id="826" w:author="ljl" w:date="2021-11-14T10:24:00Z">
                  <w:rPr>
                    <w:rFonts w:ascii="Cambria Math" w:eastAsia="方正兰亭黑简体" w:hAnsi="Cambria Math"/>
                    <w:i/>
                  </w:rPr>
                </w:ins>
              </m:ctrlPr>
            </m:fPr>
            <m:num>
              <m:r>
                <w:ins w:id="827" w:author="ljl" w:date="2021-11-14T10:24:00Z">
                  <w:rPr>
                    <w:rFonts w:ascii="Cambria Math" w:eastAsia="方正兰亭黑简体" w:hAnsi="Cambria Math"/>
                  </w:rPr>
                  <m:t>RSS</m:t>
                </w:ins>
              </m:r>
            </m:num>
            <m:den>
              <m:r>
                <w:ins w:id="828" w:author="ljl" w:date="2021-11-14T10:24:00Z">
                  <w:rPr>
                    <w:rFonts w:ascii="Cambria Math" w:eastAsia="方正兰亭黑简体" w:hAnsi="Cambria Math"/>
                  </w:rPr>
                  <m:t>TSS</m:t>
                </w:ins>
              </m:r>
            </m:den>
          </m:f>
        </m:oMath>
      </m:oMathPara>
    </w:p>
    <w:p w14:paraId="55285A4B" w14:textId="1790B6DE" w:rsidR="008D2B32" w:rsidRPr="008D2B32" w:rsidRDefault="008D2B32" w:rsidP="00FB1323">
      <w:pPr>
        <w:topLinePunct w:val="0"/>
        <w:adjustRightInd/>
        <w:snapToGrid/>
        <w:spacing w:before="0" w:after="0" w:line="240" w:lineRule="auto"/>
        <w:ind w:left="0"/>
        <w:rPr>
          <w:ins w:id="829" w:author="ljl" w:date="2021-11-14T10:24:00Z"/>
          <w:rFonts w:ascii="HuaweiSans-Regular" w:eastAsia="方正兰亭黑简体" w:hAnsi="HuaweiSans-Regular" w:hint="eastAsia"/>
        </w:rPr>
      </w:pPr>
      <m:oMathPara>
        <m:oMath>
          <m:r>
            <w:ins w:id="830" w:author="ljl" w:date="2021-11-14T10:24:00Z">
              <w:rPr>
                <w:rFonts w:ascii="Cambria Math" w:eastAsia="方正兰亭黑简体" w:hAnsi="Cambria Math"/>
                <w:sz w:val="21"/>
              </w:rPr>
              <m:t xml:space="preserve">TSS </m:t>
            </w:ins>
          </m:r>
          <m:d>
            <m:dPr>
              <m:ctrlPr>
                <w:ins w:id="831" w:author="ljl" w:date="2021-11-14T10:24:00Z">
                  <w:rPr>
                    <w:rFonts w:ascii="Cambria Math" w:eastAsia="方正兰亭黑简体" w:hAnsi="Cambria Math"/>
                    <w:i/>
                    <w:sz w:val="21"/>
                  </w:rPr>
                </w:ins>
              </m:ctrlPr>
            </m:dPr>
            <m:e>
              <m:r>
                <w:ins w:id="832" w:author="ljl" w:date="2021-11-14T10:24:00Z">
                  <w:rPr>
                    <w:rFonts w:ascii="Cambria Math" w:eastAsia="方正兰亭黑简体" w:hAnsi="Cambria Math"/>
                    <w:sz w:val="21"/>
                  </w:rPr>
                  <m:t>Total Sum of Squares</m:t>
                </w:ins>
              </m:r>
            </m:e>
          </m:d>
          <m:r>
            <w:ins w:id="833" w:author="ljl" w:date="2021-11-14T10:24:00Z">
              <w:rPr>
                <w:rFonts w:ascii="Cambria Math" w:eastAsia="方正兰亭黑简体" w:hAnsi="Cambria Math"/>
                <w:sz w:val="21"/>
              </w:rPr>
              <m:t xml:space="preserve">= </m:t>
            </w:ins>
          </m:r>
          <m:nary>
            <m:naryPr>
              <m:chr m:val="∑"/>
              <m:limLoc m:val="undOvr"/>
              <m:ctrlPr>
                <w:ins w:id="834" w:author="ljl" w:date="2021-11-14T10:24:00Z">
                  <w:rPr>
                    <w:rFonts w:ascii="Cambria Math" w:eastAsia="方正兰亭黑简体" w:hAnsi="Cambria Math"/>
                    <w:i/>
                  </w:rPr>
                </w:ins>
              </m:ctrlPr>
            </m:naryPr>
            <m:sub>
              <m:r>
                <w:ins w:id="835" w:author="ljl" w:date="2021-11-14T10:24:00Z">
                  <w:rPr>
                    <w:rFonts w:ascii="Cambria Math" w:eastAsia="方正兰亭黑简体" w:hAnsi="Cambria Math"/>
                  </w:rPr>
                  <m:t>i=0</m:t>
                </w:ins>
              </m:r>
            </m:sub>
            <m:sup>
              <m:r>
                <w:ins w:id="836" w:author="ljl" w:date="2021-11-14T10:24:00Z">
                  <w:rPr>
                    <w:rFonts w:ascii="Cambria Math" w:eastAsia="方正兰亭黑简体" w:hAnsi="Cambria Math"/>
                  </w:rPr>
                  <m:t>n</m:t>
                </w:ins>
              </m:r>
            </m:sup>
            <m:e>
              <m:sSup>
                <m:sSupPr>
                  <m:ctrlPr>
                    <w:ins w:id="837" w:author="ljl" w:date="2021-11-14T10:24:00Z">
                      <w:rPr>
                        <w:rFonts w:ascii="Cambria Math" w:eastAsia="方正兰亭黑简体" w:hAnsi="Cambria Math"/>
                        <w:i/>
                      </w:rPr>
                    </w:ins>
                  </m:ctrlPr>
                </m:sSupPr>
                <m:e>
                  <m:d>
                    <m:dPr>
                      <m:ctrlPr>
                        <w:ins w:id="838" w:author="ljl" w:date="2021-11-14T10:24:00Z">
                          <w:rPr>
                            <w:rFonts w:ascii="Cambria Math" w:eastAsia="方正兰亭黑简体" w:hAnsi="Cambria Math"/>
                            <w:i/>
                          </w:rPr>
                        </w:ins>
                      </m:ctrlPr>
                    </m:dPr>
                    <m:e>
                      <m:sSub>
                        <m:sSubPr>
                          <m:ctrlPr>
                            <w:ins w:id="839" w:author="ljl" w:date="2021-11-14T10:24:00Z">
                              <w:rPr>
                                <w:rFonts w:ascii="Cambria Math" w:eastAsia="方正兰亭黑简体" w:hAnsi="Cambria Math"/>
                                <w:i/>
                                <w:sz w:val="21"/>
                              </w:rPr>
                            </w:ins>
                          </m:ctrlPr>
                        </m:sSubPr>
                        <m:e>
                          <m:r>
                            <w:ins w:id="840" w:author="ljl" w:date="2021-11-14T10:24:00Z">
                              <w:rPr>
                                <w:rFonts w:ascii="Cambria Math" w:hAnsi="Cambria Math"/>
                              </w:rPr>
                              <m:t>y</m:t>
                            </w:ins>
                          </m:r>
                        </m:e>
                        <m:sub>
                          <m:r>
                            <w:ins w:id="841" w:author="ljl" w:date="2021-11-14T10:24:00Z">
                              <w:rPr>
                                <w:rFonts w:ascii="Cambria Math" w:hAnsi="Cambria Math"/>
                              </w:rPr>
                              <m:t>i</m:t>
                            </w:ins>
                          </m:r>
                        </m:sub>
                      </m:sSub>
                      <m:r>
                        <w:ins w:id="842" w:author="ljl" w:date="2021-11-14T10:24:00Z">
                          <w:rPr>
                            <w:rFonts w:ascii="Cambria Math" w:hAnsi="Cambria Math"/>
                          </w:rPr>
                          <m:t xml:space="preserve">- </m:t>
                        </w:ins>
                      </m:r>
                      <m:acc>
                        <m:accPr>
                          <m:chr m:val="̅"/>
                          <m:ctrlPr>
                            <w:ins w:id="843" w:author="ljl" w:date="2021-11-14T10:24:00Z">
                              <w:rPr>
                                <w:rFonts w:ascii="Cambria Math" w:eastAsia="方正兰亭黑简体" w:hAnsi="Cambria Math"/>
                                <w:i/>
                                <w:sz w:val="21"/>
                              </w:rPr>
                            </w:ins>
                          </m:ctrlPr>
                        </m:accPr>
                        <m:e>
                          <m:r>
                            <w:ins w:id="844" w:author="ljl" w:date="2021-11-14T10:24:00Z">
                              <w:rPr>
                                <w:rFonts w:ascii="Cambria Math" w:eastAsia="方正兰亭黑简体" w:hAnsi="Cambria Math"/>
                                <w:sz w:val="21"/>
                              </w:rPr>
                              <m:t>y</m:t>
                            </w:ins>
                          </m:r>
                        </m:e>
                      </m:acc>
                    </m:e>
                  </m:d>
                </m:e>
                <m:sup>
                  <m:r>
                    <w:ins w:id="845" w:author="ljl" w:date="2021-11-14T10:24:00Z">
                      <w:rPr>
                        <w:rFonts w:ascii="Cambria Math" w:eastAsia="方正兰亭黑简体" w:hAnsi="Cambria Math"/>
                      </w:rPr>
                      <m:t>2</m:t>
                    </w:ins>
                  </m:r>
                </m:sup>
              </m:sSup>
            </m:e>
          </m:nary>
        </m:oMath>
      </m:oMathPara>
    </w:p>
    <w:p w14:paraId="17A8B80C" w14:textId="1B49E04F" w:rsidR="008D2B32" w:rsidRDefault="008D2B32" w:rsidP="008D2B32">
      <w:pPr>
        <w:topLinePunct w:val="0"/>
        <w:adjustRightInd/>
        <w:snapToGrid/>
        <w:spacing w:before="0" w:after="0" w:line="240" w:lineRule="auto"/>
        <w:ind w:left="1260" w:firstLine="420"/>
        <w:rPr>
          <w:ins w:id="846" w:author="ljl" w:date="2021-11-14T10:24:00Z"/>
          <w:rFonts w:ascii="HuaweiSans-Regular" w:eastAsia="方正兰亭黑简体" w:hAnsi="HuaweiSans-Regular" w:hint="eastAsia"/>
        </w:rPr>
      </w:pPr>
      <w:ins w:id="847" w:author="ljl" w:date="2021-11-14T10:24:00Z">
        <w:r>
          <w:rPr>
            <w:rFonts w:ascii="HuaweiSans-Regular" w:eastAsia="方正兰亭黑简体" w:hAnsi="HuaweiSans-Regular" w:hint="eastAsia"/>
          </w:rPr>
          <w:t>表示了</w:t>
        </w:r>
        <w:r>
          <w:rPr>
            <w:rFonts w:ascii="HuaweiSans-Regular" w:eastAsia="方正兰亭黑简体" w:hAnsi="HuaweiSans-Regular" w:hint="eastAsia"/>
          </w:rPr>
          <w:t>y</w:t>
        </w:r>
        <w:r>
          <w:rPr>
            <w:rFonts w:ascii="HuaweiSans-Regular" w:eastAsia="方正兰亭黑简体" w:hAnsi="HuaweiSans-Regular" w:hint="eastAsia"/>
          </w:rPr>
          <w:t>的变动的程度，正比于方差</w:t>
        </w:r>
      </w:ins>
    </w:p>
    <w:p w14:paraId="19883CA5" w14:textId="047F5FF7" w:rsidR="008D2B32" w:rsidRPr="008D2B32" w:rsidRDefault="008D2B32" w:rsidP="00FB1323">
      <w:pPr>
        <w:topLinePunct w:val="0"/>
        <w:adjustRightInd/>
        <w:snapToGrid/>
        <w:spacing w:before="0" w:after="0" w:line="240" w:lineRule="auto"/>
        <w:ind w:left="0"/>
        <w:rPr>
          <w:ins w:id="848" w:author="ljl" w:date="2021-11-14T10:24:00Z"/>
          <w:rFonts w:ascii="HuaweiSans-Regular" w:eastAsia="方正兰亭黑简体" w:hAnsi="HuaweiSans-Regular" w:hint="eastAsia"/>
        </w:rPr>
      </w:pPr>
      <m:oMathPara>
        <m:oMath>
          <m:r>
            <w:ins w:id="849" w:author="ljl" w:date="2021-11-14T10:24:00Z">
              <w:rPr>
                <w:rFonts w:ascii="Cambria Math" w:eastAsia="方正兰亭黑简体" w:hAnsi="Cambria Math"/>
                <w:sz w:val="21"/>
              </w:rPr>
              <m:t xml:space="preserve">RSS </m:t>
            </w:ins>
          </m:r>
          <m:d>
            <m:dPr>
              <m:ctrlPr>
                <w:ins w:id="850" w:author="ljl" w:date="2021-11-14T10:24:00Z">
                  <w:rPr>
                    <w:rFonts w:ascii="Cambria Math" w:eastAsia="方正兰亭黑简体" w:hAnsi="Cambria Math"/>
                    <w:i/>
                    <w:sz w:val="21"/>
                  </w:rPr>
                </w:ins>
              </m:ctrlPr>
            </m:dPr>
            <m:e>
              <m:r>
                <w:ins w:id="851" w:author="ljl" w:date="2021-11-14T10:24:00Z">
                  <w:rPr>
                    <w:rFonts w:ascii="Cambria Math" w:eastAsia="方正兰亭黑简体" w:hAnsi="Cambria Math"/>
                    <w:sz w:val="21"/>
                  </w:rPr>
                  <m:t>Residual Sum of Squares</m:t>
                </w:ins>
              </m:r>
            </m:e>
          </m:d>
          <m:r>
            <w:ins w:id="852" w:author="ljl" w:date="2021-11-14T10:24:00Z">
              <w:rPr>
                <w:rFonts w:ascii="Cambria Math" w:eastAsia="方正兰亭黑简体" w:hAnsi="Cambria Math"/>
                <w:sz w:val="21"/>
              </w:rPr>
              <m:t xml:space="preserve">= </m:t>
            </w:ins>
          </m:r>
          <m:nary>
            <m:naryPr>
              <m:chr m:val="∑"/>
              <m:limLoc m:val="undOvr"/>
              <m:ctrlPr>
                <w:ins w:id="853" w:author="ljl" w:date="2021-11-14T10:24:00Z">
                  <w:rPr>
                    <w:rFonts w:ascii="Cambria Math" w:eastAsia="方正兰亭黑简体" w:hAnsi="Cambria Math"/>
                    <w:i/>
                  </w:rPr>
                </w:ins>
              </m:ctrlPr>
            </m:naryPr>
            <m:sub>
              <m:r>
                <w:ins w:id="854" w:author="ljl" w:date="2021-11-14T10:24:00Z">
                  <w:rPr>
                    <w:rFonts w:ascii="Cambria Math" w:eastAsia="方正兰亭黑简体" w:hAnsi="Cambria Math"/>
                  </w:rPr>
                  <m:t>i=0</m:t>
                </w:ins>
              </m:r>
            </m:sub>
            <m:sup>
              <m:r>
                <w:ins w:id="855" w:author="ljl" w:date="2021-11-14T10:24:00Z">
                  <w:rPr>
                    <w:rFonts w:ascii="Cambria Math" w:eastAsia="方正兰亭黑简体" w:hAnsi="Cambria Math"/>
                  </w:rPr>
                  <m:t>n</m:t>
                </w:ins>
              </m:r>
            </m:sup>
            <m:e>
              <m:sSup>
                <m:sSupPr>
                  <m:ctrlPr>
                    <w:ins w:id="856" w:author="ljl" w:date="2021-11-14T10:24:00Z">
                      <w:rPr>
                        <w:rFonts w:ascii="Cambria Math" w:eastAsia="方正兰亭黑简体" w:hAnsi="Cambria Math"/>
                        <w:i/>
                      </w:rPr>
                    </w:ins>
                  </m:ctrlPr>
                </m:sSupPr>
                <m:e>
                  <m:d>
                    <m:dPr>
                      <m:ctrlPr>
                        <w:ins w:id="857" w:author="ljl" w:date="2021-11-14T10:24:00Z">
                          <w:rPr>
                            <w:rFonts w:ascii="Cambria Math" w:eastAsia="方正兰亭黑简体" w:hAnsi="Cambria Math"/>
                            <w:i/>
                          </w:rPr>
                        </w:ins>
                      </m:ctrlPr>
                    </m:dPr>
                    <m:e>
                      <m:sSub>
                        <m:sSubPr>
                          <m:ctrlPr>
                            <w:ins w:id="858" w:author="ljl" w:date="2021-11-14T10:24:00Z">
                              <w:rPr>
                                <w:rFonts w:ascii="Cambria Math" w:eastAsia="方正兰亭黑简体" w:hAnsi="Cambria Math"/>
                                <w:i/>
                                <w:sz w:val="21"/>
                              </w:rPr>
                            </w:ins>
                          </m:ctrlPr>
                        </m:sSubPr>
                        <m:e>
                          <m:r>
                            <w:ins w:id="859" w:author="ljl" w:date="2021-11-14T10:24:00Z">
                              <w:rPr>
                                <w:rFonts w:ascii="Cambria Math" w:hAnsi="Cambria Math"/>
                              </w:rPr>
                              <m:t>y</m:t>
                            </w:ins>
                          </m:r>
                        </m:e>
                        <m:sub>
                          <m:r>
                            <w:ins w:id="860" w:author="ljl" w:date="2021-11-14T10:24:00Z">
                              <w:rPr>
                                <w:rFonts w:ascii="Cambria Math" w:hAnsi="Cambria Math"/>
                              </w:rPr>
                              <m:t>i</m:t>
                            </w:ins>
                          </m:r>
                        </m:sub>
                      </m:sSub>
                      <m:r>
                        <w:ins w:id="861" w:author="ljl" w:date="2021-11-14T10:24:00Z">
                          <w:rPr>
                            <w:rFonts w:ascii="Cambria Math" w:hAnsi="Cambria Math"/>
                          </w:rPr>
                          <m:t xml:space="preserve">- </m:t>
                        </w:ins>
                      </m:r>
                      <m:sSub>
                        <m:sSubPr>
                          <m:ctrlPr>
                            <w:ins w:id="862" w:author="ljl" w:date="2021-11-14T10:24:00Z">
                              <w:rPr>
                                <w:rFonts w:ascii="Cambria Math" w:eastAsia="方正兰亭黑简体" w:hAnsi="Cambria Math"/>
                                <w:i/>
                                <w:sz w:val="21"/>
                              </w:rPr>
                            </w:ins>
                          </m:ctrlPr>
                        </m:sSubPr>
                        <m:e>
                          <m:acc>
                            <m:accPr>
                              <m:ctrlPr>
                                <w:ins w:id="863" w:author="ljl" w:date="2021-11-14T10:24:00Z">
                                  <w:rPr>
                                    <w:rFonts w:ascii="Cambria Math" w:eastAsia="方正兰亭黑简体" w:hAnsi="Cambria Math"/>
                                    <w:i/>
                                    <w:sz w:val="21"/>
                                  </w:rPr>
                                </w:ins>
                              </m:ctrlPr>
                            </m:accPr>
                            <m:e>
                              <m:r>
                                <w:ins w:id="864" w:author="ljl" w:date="2021-11-14T10:24:00Z">
                                  <w:rPr>
                                    <w:rFonts w:ascii="Cambria Math" w:hAnsi="Cambria Math"/>
                                  </w:rPr>
                                  <m:t>y</m:t>
                                </w:ins>
                              </m:r>
                            </m:e>
                          </m:acc>
                        </m:e>
                        <m:sub>
                          <m:r>
                            <w:ins w:id="865" w:author="ljl" w:date="2021-11-14T10:24:00Z">
                              <w:rPr>
                                <w:rFonts w:ascii="Cambria Math" w:hAnsi="Cambria Math"/>
                              </w:rPr>
                              <m:t>i</m:t>
                            </w:ins>
                          </m:r>
                        </m:sub>
                      </m:sSub>
                    </m:e>
                  </m:d>
                </m:e>
                <m:sup>
                  <m:r>
                    <w:ins w:id="866" w:author="ljl" w:date="2021-11-14T10:24:00Z">
                      <w:rPr>
                        <w:rFonts w:ascii="Cambria Math" w:eastAsia="方正兰亭黑简体" w:hAnsi="Cambria Math"/>
                      </w:rPr>
                      <m:t>2</m:t>
                    </w:ins>
                  </m:r>
                </m:sup>
              </m:sSup>
            </m:e>
          </m:nary>
        </m:oMath>
      </m:oMathPara>
    </w:p>
    <w:p w14:paraId="25914513" w14:textId="675C79DC" w:rsidR="008D2B32" w:rsidRPr="008D2B32" w:rsidRDefault="008D2B32" w:rsidP="008D2B32">
      <w:pPr>
        <w:topLinePunct w:val="0"/>
        <w:adjustRightInd/>
        <w:snapToGrid/>
        <w:spacing w:before="0" w:after="0" w:line="240" w:lineRule="auto"/>
        <w:ind w:left="1260" w:firstLine="420"/>
        <w:rPr>
          <w:ins w:id="867" w:author="ljl" w:date="2021-11-14T10:24:00Z"/>
          <w:rFonts w:ascii="HuaweiSans-Regular" w:eastAsia="方正兰亭黑简体" w:hAnsi="HuaweiSans-Regular" w:hint="eastAsia"/>
        </w:rPr>
      </w:pPr>
      <w:ins w:id="868" w:author="ljl" w:date="2021-11-14T10:24:00Z">
        <w:r>
          <w:rPr>
            <w:rFonts w:ascii="HuaweiSans-Regular" w:eastAsia="方正兰亭黑简体" w:hAnsi="HuaweiSans-Regular" w:hint="eastAsia"/>
          </w:rPr>
          <w:t>表示了模型和真实值的残差</w:t>
        </w:r>
      </w:ins>
    </w:p>
    <w:p w14:paraId="5889B012" w14:textId="61BBC902" w:rsidR="008D2B32" w:rsidRPr="008D2B32" w:rsidRDefault="008D2B32" w:rsidP="00FB1323">
      <w:pPr>
        <w:topLinePunct w:val="0"/>
        <w:adjustRightInd/>
        <w:snapToGrid/>
        <w:spacing w:before="0" w:after="0" w:line="240" w:lineRule="auto"/>
        <w:ind w:left="0"/>
        <w:rPr>
          <w:ins w:id="869" w:author="ljl" w:date="2021-11-14T10:24:00Z"/>
          <w:rFonts w:ascii="HuaweiSans-Regular" w:eastAsia="方正兰亭黑简体" w:hAnsi="HuaweiSans-Regular" w:hint="eastAsia"/>
          <w:sz w:val="21"/>
        </w:rPr>
      </w:pPr>
      <m:oMathPara>
        <m:oMath>
          <m:r>
            <w:ins w:id="870" w:author="ljl" w:date="2021-11-14T10:24:00Z">
              <w:rPr>
                <w:rFonts w:ascii="Cambria Math" w:eastAsia="方正兰亭黑简体" w:hAnsi="Cambria Math"/>
                <w:sz w:val="21"/>
              </w:rPr>
              <m:t xml:space="preserve">ESS </m:t>
            </w:ins>
          </m:r>
          <m:d>
            <m:dPr>
              <m:ctrlPr>
                <w:ins w:id="871" w:author="ljl" w:date="2021-11-14T10:24:00Z">
                  <w:rPr>
                    <w:rFonts w:ascii="Cambria Math" w:eastAsia="方正兰亭黑简体" w:hAnsi="Cambria Math"/>
                    <w:i/>
                    <w:sz w:val="21"/>
                  </w:rPr>
                </w:ins>
              </m:ctrlPr>
            </m:dPr>
            <m:e>
              <m:r>
                <w:ins w:id="872" w:author="ljl" w:date="2021-11-14T10:24:00Z">
                  <w:rPr>
                    <w:rFonts w:ascii="Cambria Math" w:eastAsia="方正兰亭黑简体" w:hAnsi="Cambria Math"/>
                    <w:sz w:val="21"/>
                  </w:rPr>
                  <m:t>Explained Sum of Squares</m:t>
                </w:ins>
              </m:r>
            </m:e>
          </m:d>
          <m:r>
            <w:ins w:id="873" w:author="ljl" w:date="2021-11-14T10:24:00Z">
              <w:rPr>
                <w:rFonts w:ascii="Cambria Math" w:eastAsia="方正兰亭黑简体" w:hAnsi="Cambria Math"/>
                <w:sz w:val="21"/>
              </w:rPr>
              <m:t xml:space="preserve">= </m:t>
            </w:ins>
          </m:r>
          <m:nary>
            <m:naryPr>
              <m:chr m:val="∑"/>
              <m:limLoc m:val="undOvr"/>
              <m:ctrlPr>
                <w:ins w:id="874" w:author="ljl" w:date="2021-11-14T10:24:00Z">
                  <w:rPr>
                    <w:rFonts w:ascii="Cambria Math" w:eastAsia="方正兰亭黑简体" w:hAnsi="Cambria Math"/>
                    <w:i/>
                    <w:sz w:val="21"/>
                  </w:rPr>
                </w:ins>
              </m:ctrlPr>
            </m:naryPr>
            <m:sub>
              <m:r>
                <w:ins w:id="875" w:author="ljl" w:date="2021-11-14T10:24:00Z">
                  <w:rPr>
                    <w:rFonts w:ascii="Cambria Math" w:eastAsia="方正兰亭黑简体" w:hAnsi="Cambria Math"/>
                    <w:sz w:val="21"/>
                  </w:rPr>
                  <m:t>i=0</m:t>
                </w:ins>
              </m:r>
            </m:sub>
            <m:sup>
              <m:r>
                <w:ins w:id="876" w:author="ljl" w:date="2021-11-14T10:24:00Z">
                  <w:rPr>
                    <w:rFonts w:ascii="Cambria Math" w:eastAsia="方正兰亭黑简体" w:hAnsi="Cambria Math"/>
                    <w:sz w:val="21"/>
                  </w:rPr>
                  <m:t>n</m:t>
                </w:ins>
              </m:r>
            </m:sup>
            <m:e>
              <m:sSup>
                <m:sSupPr>
                  <m:ctrlPr>
                    <w:ins w:id="877" w:author="ljl" w:date="2021-11-14T10:24:00Z">
                      <w:rPr>
                        <w:rFonts w:ascii="Cambria Math" w:eastAsia="方正兰亭黑简体" w:hAnsi="Cambria Math"/>
                        <w:i/>
                        <w:sz w:val="21"/>
                      </w:rPr>
                    </w:ins>
                  </m:ctrlPr>
                </m:sSupPr>
                <m:e>
                  <m:r>
                    <w:ins w:id="878" w:author="ljl" w:date="2021-11-14T10:24:00Z">
                      <w:rPr>
                        <w:rFonts w:ascii="Cambria Math" w:eastAsia="方正兰亭黑简体" w:hAnsi="Cambria Math"/>
                        <w:sz w:val="21"/>
                      </w:rPr>
                      <m:t>(</m:t>
                    </w:ins>
                  </m:r>
                  <m:sSub>
                    <m:sSubPr>
                      <m:ctrlPr>
                        <w:ins w:id="879" w:author="ljl" w:date="2021-11-14T10:24:00Z">
                          <w:rPr>
                            <w:rFonts w:ascii="Cambria Math" w:eastAsia="方正兰亭黑简体" w:hAnsi="Cambria Math"/>
                            <w:i/>
                            <w:sz w:val="21"/>
                          </w:rPr>
                        </w:ins>
                      </m:ctrlPr>
                    </m:sSubPr>
                    <m:e>
                      <m:acc>
                        <m:accPr>
                          <m:ctrlPr>
                            <w:ins w:id="880" w:author="ljl" w:date="2021-11-14T10:24:00Z">
                              <w:rPr>
                                <w:rFonts w:ascii="Cambria Math" w:eastAsia="方正兰亭黑简体" w:hAnsi="Cambria Math"/>
                                <w:i/>
                                <w:sz w:val="21"/>
                              </w:rPr>
                            </w:ins>
                          </m:ctrlPr>
                        </m:accPr>
                        <m:e>
                          <m:r>
                            <w:ins w:id="881" w:author="ljl" w:date="2021-11-14T10:24:00Z">
                              <w:rPr>
                                <w:rFonts w:ascii="Cambria Math" w:eastAsia="方正兰亭黑简体" w:hAnsi="Cambria Math"/>
                                <w:sz w:val="21"/>
                              </w:rPr>
                              <m:t>y</m:t>
                            </w:ins>
                          </m:r>
                        </m:e>
                      </m:acc>
                    </m:e>
                    <m:sub>
                      <m:r>
                        <w:ins w:id="882" w:author="ljl" w:date="2021-11-14T10:24:00Z">
                          <w:rPr>
                            <w:rFonts w:ascii="Cambria Math" w:eastAsia="方正兰亭黑简体" w:hAnsi="Cambria Math"/>
                            <w:sz w:val="21"/>
                          </w:rPr>
                          <m:t>i</m:t>
                        </w:ins>
                      </m:r>
                    </m:sub>
                  </m:sSub>
                  <m:r>
                    <w:ins w:id="883" w:author="ljl" w:date="2021-11-14T10:24:00Z">
                      <w:rPr>
                        <w:rFonts w:ascii="Cambria Math" w:eastAsia="方正兰亭黑简体" w:hAnsi="Cambria Math"/>
                        <w:sz w:val="21"/>
                      </w:rPr>
                      <m:t xml:space="preserve">- </m:t>
                    </w:ins>
                  </m:r>
                  <m:acc>
                    <m:accPr>
                      <m:chr m:val="̅"/>
                      <m:ctrlPr>
                        <w:ins w:id="884" w:author="ljl" w:date="2021-11-14T10:24:00Z">
                          <w:rPr>
                            <w:rFonts w:ascii="Cambria Math" w:eastAsia="方正兰亭黑简体" w:hAnsi="Cambria Math"/>
                            <w:i/>
                            <w:sz w:val="21"/>
                          </w:rPr>
                        </w:ins>
                      </m:ctrlPr>
                    </m:accPr>
                    <m:e>
                      <m:r>
                        <w:ins w:id="885" w:author="ljl" w:date="2021-11-14T10:24:00Z">
                          <w:rPr>
                            <w:rFonts w:ascii="Cambria Math" w:eastAsia="方正兰亭黑简体" w:hAnsi="Cambria Math"/>
                            <w:sz w:val="21"/>
                          </w:rPr>
                          <m:t>y</m:t>
                        </w:ins>
                      </m:r>
                    </m:e>
                  </m:acc>
                  <m:r>
                    <w:ins w:id="886" w:author="ljl" w:date="2021-11-14T10:24:00Z">
                      <w:rPr>
                        <w:rFonts w:ascii="Cambria Math" w:eastAsia="方正兰亭黑简体" w:hAnsi="Cambria Math"/>
                        <w:sz w:val="21"/>
                      </w:rPr>
                      <m:t>)</m:t>
                    </w:ins>
                  </m:r>
                </m:e>
                <m:sup>
                  <m:r>
                    <w:ins w:id="887" w:author="ljl" w:date="2021-11-14T10:24:00Z">
                      <w:rPr>
                        <w:rFonts w:ascii="Cambria Math" w:eastAsia="方正兰亭黑简体" w:hAnsi="Cambria Math"/>
                        <w:sz w:val="21"/>
                      </w:rPr>
                      <m:t>2</m:t>
                    </w:ins>
                  </m:r>
                </m:sup>
              </m:sSup>
            </m:e>
          </m:nary>
        </m:oMath>
      </m:oMathPara>
    </w:p>
    <w:p w14:paraId="7C1B34A1" w14:textId="313AAC87" w:rsidR="008D2B32" w:rsidRPr="00602D3D" w:rsidRDefault="008D2B32">
      <w:pPr>
        <w:topLinePunct w:val="0"/>
        <w:adjustRightInd/>
        <w:snapToGrid/>
        <w:spacing w:before="0" w:after="0" w:line="240" w:lineRule="auto"/>
        <w:ind w:left="1260" w:firstLine="420"/>
        <w:rPr>
          <w:rFonts w:ascii="Huawei Sans" w:hAnsi="Huawei Sans" w:hint="eastAsia"/>
          <w:rPrChange w:id="888" w:author="ljz" w:date="2021-11-14T10:24:00Z">
            <w:rPr>
              <w:rFonts w:hint="eastAsia"/>
            </w:rPr>
          </w:rPrChange>
        </w:rPr>
        <w:pPrChange w:id="889" w:author="ljl" w:date="2021-11-14T10:24:00Z">
          <w:pPr>
            <w:pStyle w:val="1e"/>
          </w:pPr>
        </w:pPrChange>
      </w:pPr>
      <w:ins w:id="890" w:author="ljl" w:date="2021-11-14T10:24:00Z">
        <w:r>
          <w:rPr>
            <w:rFonts w:ascii="HuaweiSans-Regular" w:eastAsia="方正兰亭黑简体" w:hAnsi="HuaweiSans-Regular" w:hint="eastAsia"/>
            <w:sz w:val="21"/>
          </w:rPr>
          <w:t>表示了模型对</w:t>
        </w:r>
        <w:r>
          <w:rPr>
            <w:rFonts w:ascii="HuaweiSans-Regular" w:eastAsia="方正兰亭黑简体" w:hAnsi="HuaweiSans-Regular" w:hint="eastAsia"/>
            <w:sz w:val="21"/>
          </w:rPr>
          <w:t>y</w:t>
        </w:r>
        <w:r>
          <w:rPr>
            <w:rFonts w:ascii="HuaweiSans-Regular" w:eastAsia="方正兰亭黑简体" w:hAnsi="HuaweiSans-Regular" w:hint="eastAsia"/>
            <w:sz w:val="21"/>
          </w:rPr>
          <w:t>的变动的预测</w:t>
        </w:r>
      </w:ins>
    </w:p>
    <w:sectPr w:rsidR="008D2B32" w:rsidRPr="00602D3D" w:rsidSect="00033B54">
      <w:headerReference w:type="default" r:id="rId50"/>
      <w:pgSz w:w="11906" w:h="16838" w:code="9"/>
      <w:pgMar w:top="1701" w:right="1134" w:bottom="1701" w:left="1134" w:header="567" w:footer="567"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7CCC1" w14:textId="77777777" w:rsidR="00645596" w:rsidRDefault="00645596" w:rsidP="00940D2A">
      <w:pPr>
        <w:spacing w:before="0" w:after="0" w:line="240" w:lineRule="auto"/>
      </w:pPr>
      <w:r>
        <w:separator/>
      </w:r>
    </w:p>
  </w:endnote>
  <w:endnote w:type="continuationSeparator" w:id="0">
    <w:p w14:paraId="3B6A0996" w14:textId="77777777" w:rsidR="00645596" w:rsidRDefault="00645596" w:rsidP="00940D2A">
      <w:pPr>
        <w:spacing w:before="0" w:after="0" w:line="240" w:lineRule="auto"/>
      </w:pPr>
      <w:r>
        <w:continuationSeparator/>
      </w:r>
    </w:p>
  </w:endnote>
  <w:endnote w:type="continuationNotice" w:id="1">
    <w:p w14:paraId="5AF6E76E" w14:textId="77777777" w:rsidR="00645596" w:rsidRDefault="0064559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微软雅黑"/>
    <w:charset w:val="86"/>
    <w:family w:val="auto"/>
    <w:pitch w:val="variable"/>
    <w:sig w:usb0="00000001" w:usb1="080E0000" w:usb2="00000010" w:usb3="00000000" w:csb0="00040000" w:csb1="00000000"/>
  </w:font>
  <w:font w:name="微软雅黑">
    <w:altName w:val="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uawei Sans">
    <w:altName w:val="Calibri"/>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altName w:val="STXihei"/>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A003F" w14:textId="77777777" w:rsidR="00645596" w:rsidRDefault="00645596" w:rsidP="00940D2A">
      <w:pPr>
        <w:spacing w:before="0" w:after="0" w:line="240" w:lineRule="auto"/>
      </w:pPr>
      <w:r>
        <w:separator/>
      </w:r>
    </w:p>
  </w:footnote>
  <w:footnote w:type="continuationSeparator" w:id="0">
    <w:p w14:paraId="424A5828" w14:textId="77777777" w:rsidR="00645596" w:rsidRDefault="00645596" w:rsidP="00940D2A">
      <w:pPr>
        <w:spacing w:before="0" w:after="0" w:line="240" w:lineRule="auto"/>
      </w:pPr>
      <w:r>
        <w:continuationSeparator/>
      </w:r>
    </w:p>
  </w:footnote>
  <w:footnote w:type="continuationNotice" w:id="1">
    <w:p w14:paraId="54C21987" w14:textId="77777777" w:rsidR="00645596" w:rsidRDefault="0064559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749A"/>
    <w:multiLevelType w:val="hybridMultilevel"/>
    <w:tmpl w:val="529EEF58"/>
    <w:lvl w:ilvl="0" w:tplc="29E8062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 w15:restartNumberingAfterBreak="0">
    <w:nsid w:val="01AB2D54"/>
    <w:multiLevelType w:val="hybridMultilevel"/>
    <w:tmpl w:val="EB1AC592"/>
    <w:lvl w:ilvl="0" w:tplc="38E88050">
      <w:start w:val="1"/>
      <w:numFmt w:val="bullet"/>
      <w:lvlText w:val="-"/>
      <w:lvlJc w:val="left"/>
      <w:pPr>
        <w:ind w:left="2101" w:hanging="360"/>
      </w:pPr>
      <w:rPr>
        <w:rFonts w:ascii="HuaweiSans-Regular" w:eastAsia="方正兰亭黑简体" w:hAnsi="HuaweiSans-Regular" w:cs="微软雅黑" w:hint="default"/>
      </w:rPr>
    </w:lvl>
    <w:lvl w:ilvl="1" w:tplc="04090003" w:tentative="1">
      <w:start w:val="1"/>
      <w:numFmt w:val="bullet"/>
      <w:lvlText w:val="o"/>
      <w:lvlJc w:val="left"/>
      <w:pPr>
        <w:ind w:left="2821" w:hanging="360"/>
      </w:pPr>
      <w:rPr>
        <w:rFonts w:ascii="Courier New" w:hAnsi="Courier New" w:cs="Courier New" w:hint="default"/>
      </w:rPr>
    </w:lvl>
    <w:lvl w:ilvl="2" w:tplc="04090005" w:tentative="1">
      <w:start w:val="1"/>
      <w:numFmt w:val="bullet"/>
      <w:lvlText w:val=""/>
      <w:lvlJc w:val="left"/>
      <w:pPr>
        <w:ind w:left="3541" w:hanging="360"/>
      </w:pPr>
      <w:rPr>
        <w:rFonts w:ascii="Wingdings" w:hAnsi="Wingdings" w:hint="default"/>
      </w:rPr>
    </w:lvl>
    <w:lvl w:ilvl="3" w:tplc="04090001" w:tentative="1">
      <w:start w:val="1"/>
      <w:numFmt w:val="bullet"/>
      <w:lvlText w:val=""/>
      <w:lvlJc w:val="left"/>
      <w:pPr>
        <w:ind w:left="4261" w:hanging="360"/>
      </w:pPr>
      <w:rPr>
        <w:rFonts w:ascii="Symbol" w:hAnsi="Symbol" w:hint="default"/>
      </w:rPr>
    </w:lvl>
    <w:lvl w:ilvl="4" w:tplc="04090003" w:tentative="1">
      <w:start w:val="1"/>
      <w:numFmt w:val="bullet"/>
      <w:lvlText w:val="o"/>
      <w:lvlJc w:val="left"/>
      <w:pPr>
        <w:ind w:left="4981" w:hanging="360"/>
      </w:pPr>
      <w:rPr>
        <w:rFonts w:ascii="Courier New" w:hAnsi="Courier New" w:cs="Courier New" w:hint="default"/>
      </w:rPr>
    </w:lvl>
    <w:lvl w:ilvl="5" w:tplc="04090005" w:tentative="1">
      <w:start w:val="1"/>
      <w:numFmt w:val="bullet"/>
      <w:lvlText w:val=""/>
      <w:lvlJc w:val="left"/>
      <w:pPr>
        <w:ind w:left="5701" w:hanging="360"/>
      </w:pPr>
      <w:rPr>
        <w:rFonts w:ascii="Wingdings" w:hAnsi="Wingdings" w:hint="default"/>
      </w:rPr>
    </w:lvl>
    <w:lvl w:ilvl="6" w:tplc="04090001" w:tentative="1">
      <w:start w:val="1"/>
      <w:numFmt w:val="bullet"/>
      <w:lvlText w:val=""/>
      <w:lvlJc w:val="left"/>
      <w:pPr>
        <w:ind w:left="6421" w:hanging="360"/>
      </w:pPr>
      <w:rPr>
        <w:rFonts w:ascii="Symbol" w:hAnsi="Symbol" w:hint="default"/>
      </w:rPr>
    </w:lvl>
    <w:lvl w:ilvl="7" w:tplc="04090003" w:tentative="1">
      <w:start w:val="1"/>
      <w:numFmt w:val="bullet"/>
      <w:lvlText w:val="o"/>
      <w:lvlJc w:val="left"/>
      <w:pPr>
        <w:ind w:left="7141" w:hanging="360"/>
      </w:pPr>
      <w:rPr>
        <w:rFonts w:ascii="Courier New" w:hAnsi="Courier New" w:cs="Courier New" w:hint="default"/>
      </w:rPr>
    </w:lvl>
    <w:lvl w:ilvl="8" w:tplc="04090005" w:tentative="1">
      <w:start w:val="1"/>
      <w:numFmt w:val="bullet"/>
      <w:lvlText w:val=""/>
      <w:lvlJc w:val="left"/>
      <w:pPr>
        <w:ind w:left="7861" w:hanging="360"/>
      </w:pPr>
      <w:rPr>
        <w:rFonts w:ascii="Wingdings" w:hAnsi="Wingdings" w:hint="default"/>
      </w:rPr>
    </w:lvl>
  </w:abstractNum>
  <w:abstractNum w:abstractNumId="2"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4"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9"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1"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2"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F9C4C5B"/>
    <w:multiLevelType w:val="hybridMultilevel"/>
    <w:tmpl w:val="BB762C78"/>
    <w:lvl w:ilvl="0" w:tplc="40C413A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5"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6288515F"/>
    <w:multiLevelType w:val="hybridMultilevel"/>
    <w:tmpl w:val="BF6076EE"/>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18" w15:restartNumberingAfterBreak="0">
    <w:nsid w:val="63673225"/>
    <w:multiLevelType w:val="hybridMultilevel"/>
    <w:tmpl w:val="EA9AA03E"/>
    <w:lvl w:ilvl="0" w:tplc="59740AF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9"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1" w15:restartNumberingAfterBreak="0">
    <w:nsid w:val="69290BA9"/>
    <w:multiLevelType w:val="hybridMultilevel"/>
    <w:tmpl w:val="9280C188"/>
    <w:lvl w:ilvl="0" w:tplc="DD84B5B0">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22" w15:restartNumberingAfterBreak="0">
    <w:nsid w:val="6E4766BF"/>
    <w:multiLevelType w:val="hybridMultilevel"/>
    <w:tmpl w:val="F7D8C12C"/>
    <w:lvl w:ilvl="0" w:tplc="4BBE142A">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3"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4"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5"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6"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7"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25"/>
  </w:num>
  <w:num w:numId="2">
    <w:abstractNumId w:val="10"/>
  </w:num>
  <w:num w:numId="3">
    <w:abstractNumId w:val="7"/>
  </w:num>
  <w:num w:numId="4">
    <w:abstractNumId w:val="4"/>
  </w:num>
  <w:num w:numId="5">
    <w:abstractNumId w:val="13"/>
  </w:num>
  <w:num w:numId="6">
    <w:abstractNumId w:val="6"/>
  </w:num>
  <w:num w:numId="7">
    <w:abstractNumId w:val="3"/>
  </w:num>
  <w:num w:numId="8">
    <w:abstractNumId w:val="9"/>
  </w:num>
  <w:num w:numId="9">
    <w:abstractNumId w:val="15"/>
  </w:num>
  <w:num w:numId="10">
    <w:abstractNumId w:val="11"/>
  </w:num>
  <w:num w:numId="11">
    <w:abstractNumId w:val="19"/>
  </w:num>
  <w:num w:numId="12">
    <w:abstractNumId w:val="2"/>
  </w:num>
  <w:num w:numId="13">
    <w:abstractNumId w:val="5"/>
  </w:num>
  <w:num w:numId="14">
    <w:abstractNumId w:val="24"/>
  </w:num>
  <w:num w:numId="15">
    <w:abstractNumId w:val="20"/>
  </w:num>
  <w:num w:numId="16">
    <w:abstractNumId w:val="23"/>
  </w:num>
  <w:num w:numId="17">
    <w:abstractNumId w:val="16"/>
  </w:num>
  <w:num w:numId="18">
    <w:abstractNumId w:val="27"/>
  </w:num>
  <w:num w:numId="19">
    <w:abstractNumId w:val="26"/>
  </w:num>
  <w:num w:numId="20">
    <w:abstractNumId w:val="12"/>
  </w:num>
  <w:num w:numId="21">
    <w:abstractNumId w:val="8"/>
  </w:num>
  <w:num w:numId="22">
    <w:abstractNumId w:val="17"/>
  </w:num>
  <w:num w:numId="23">
    <w:abstractNumId w:val="18"/>
  </w:num>
  <w:num w:numId="24">
    <w:abstractNumId w:val="1"/>
  </w:num>
  <w:num w:numId="25">
    <w:abstractNumId w:val="21"/>
  </w:num>
  <w:num w:numId="26">
    <w:abstractNumId w:val="14"/>
  </w:num>
  <w:num w:numId="27">
    <w:abstractNumId w:val="22"/>
  </w:num>
  <w:num w:numId="28">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2FD2"/>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0DB8"/>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049"/>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1"/>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91F"/>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D23"/>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1847"/>
    <w:rsid w:val="00202D59"/>
    <w:rsid w:val="002031A4"/>
    <w:rsid w:val="00203E5B"/>
    <w:rsid w:val="002044DD"/>
    <w:rsid w:val="00205D1E"/>
    <w:rsid w:val="002060ED"/>
    <w:rsid w:val="00206491"/>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09C6"/>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6903"/>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4F8F"/>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3F33"/>
    <w:rsid w:val="002C48D7"/>
    <w:rsid w:val="002C59AB"/>
    <w:rsid w:val="002C5BEE"/>
    <w:rsid w:val="002C5EE9"/>
    <w:rsid w:val="002C6505"/>
    <w:rsid w:val="002C7773"/>
    <w:rsid w:val="002D10F5"/>
    <w:rsid w:val="002D1728"/>
    <w:rsid w:val="002D1DC8"/>
    <w:rsid w:val="002D2D4D"/>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6B58"/>
    <w:rsid w:val="002F723A"/>
    <w:rsid w:val="002F7B08"/>
    <w:rsid w:val="00300685"/>
    <w:rsid w:val="00302245"/>
    <w:rsid w:val="00303D9D"/>
    <w:rsid w:val="003041A0"/>
    <w:rsid w:val="00304832"/>
    <w:rsid w:val="003049DF"/>
    <w:rsid w:val="00305BEB"/>
    <w:rsid w:val="00305FB3"/>
    <w:rsid w:val="00306280"/>
    <w:rsid w:val="003070E0"/>
    <w:rsid w:val="00307A8D"/>
    <w:rsid w:val="00307DBA"/>
    <w:rsid w:val="00310021"/>
    <w:rsid w:val="00311171"/>
    <w:rsid w:val="00311CE3"/>
    <w:rsid w:val="00312DF1"/>
    <w:rsid w:val="00313967"/>
    <w:rsid w:val="003141CC"/>
    <w:rsid w:val="00314574"/>
    <w:rsid w:val="003162AE"/>
    <w:rsid w:val="00316889"/>
    <w:rsid w:val="0031692E"/>
    <w:rsid w:val="00316C8E"/>
    <w:rsid w:val="0031718A"/>
    <w:rsid w:val="00320117"/>
    <w:rsid w:val="00321154"/>
    <w:rsid w:val="00322063"/>
    <w:rsid w:val="00325029"/>
    <w:rsid w:val="003253E2"/>
    <w:rsid w:val="00325834"/>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6871"/>
    <w:rsid w:val="003A7260"/>
    <w:rsid w:val="003A7C9C"/>
    <w:rsid w:val="003B0C21"/>
    <w:rsid w:val="003B1CDC"/>
    <w:rsid w:val="003B22E9"/>
    <w:rsid w:val="003B2CEF"/>
    <w:rsid w:val="003B49A7"/>
    <w:rsid w:val="003B6069"/>
    <w:rsid w:val="003B6F29"/>
    <w:rsid w:val="003C08CB"/>
    <w:rsid w:val="003C11C5"/>
    <w:rsid w:val="003C1978"/>
    <w:rsid w:val="003C1B12"/>
    <w:rsid w:val="003C1E9E"/>
    <w:rsid w:val="003C2E2D"/>
    <w:rsid w:val="003C30C3"/>
    <w:rsid w:val="003C39E6"/>
    <w:rsid w:val="003C40D6"/>
    <w:rsid w:val="003C5BE1"/>
    <w:rsid w:val="003D2573"/>
    <w:rsid w:val="003D2786"/>
    <w:rsid w:val="003D7A12"/>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A6"/>
    <w:rsid w:val="004053CB"/>
    <w:rsid w:val="00405BE4"/>
    <w:rsid w:val="0041039A"/>
    <w:rsid w:val="00411791"/>
    <w:rsid w:val="00413400"/>
    <w:rsid w:val="004136A5"/>
    <w:rsid w:val="0041409F"/>
    <w:rsid w:val="00416E2E"/>
    <w:rsid w:val="00420B72"/>
    <w:rsid w:val="00422748"/>
    <w:rsid w:val="00425D8F"/>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395C"/>
    <w:rsid w:val="00464E48"/>
    <w:rsid w:val="00465AE4"/>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3CA"/>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056A"/>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2D0"/>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6F88"/>
    <w:rsid w:val="005476F7"/>
    <w:rsid w:val="00547873"/>
    <w:rsid w:val="00547FAA"/>
    <w:rsid w:val="005536B4"/>
    <w:rsid w:val="0055520C"/>
    <w:rsid w:val="0055595D"/>
    <w:rsid w:val="00556DB2"/>
    <w:rsid w:val="005578B6"/>
    <w:rsid w:val="00557DAE"/>
    <w:rsid w:val="005607FC"/>
    <w:rsid w:val="00562E3E"/>
    <w:rsid w:val="00563999"/>
    <w:rsid w:val="005668CE"/>
    <w:rsid w:val="00566DE2"/>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2D46"/>
    <w:rsid w:val="005B30B2"/>
    <w:rsid w:val="005B310A"/>
    <w:rsid w:val="005B3DDC"/>
    <w:rsid w:val="005B5054"/>
    <w:rsid w:val="005B5970"/>
    <w:rsid w:val="005B6D8C"/>
    <w:rsid w:val="005B755C"/>
    <w:rsid w:val="005B7DC2"/>
    <w:rsid w:val="005B7E6C"/>
    <w:rsid w:val="005C458D"/>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06A"/>
    <w:rsid w:val="00600FA3"/>
    <w:rsid w:val="0060106F"/>
    <w:rsid w:val="006014A4"/>
    <w:rsid w:val="00602B73"/>
    <w:rsid w:val="00602D3D"/>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1FD"/>
    <w:rsid w:val="00645596"/>
    <w:rsid w:val="00645D7A"/>
    <w:rsid w:val="006468D2"/>
    <w:rsid w:val="006521BE"/>
    <w:rsid w:val="00652A23"/>
    <w:rsid w:val="00652FDB"/>
    <w:rsid w:val="006550EC"/>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B736D"/>
    <w:rsid w:val="006C03EE"/>
    <w:rsid w:val="006C1E0B"/>
    <w:rsid w:val="006C425F"/>
    <w:rsid w:val="006C4329"/>
    <w:rsid w:val="006C559F"/>
    <w:rsid w:val="006C56FB"/>
    <w:rsid w:val="006C65AA"/>
    <w:rsid w:val="006C756C"/>
    <w:rsid w:val="006C7F59"/>
    <w:rsid w:val="006D0B05"/>
    <w:rsid w:val="006D46A5"/>
    <w:rsid w:val="006D622A"/>
    <w:rsid w:val="006E0824"/>
    <w:rsid w:val="006E17E3"/>
    <w:rsid w:val="006E2DF2"/>
    <w:rsid w:val="006E2F9F"/>
    <w:rsid w:val="006E53CC"/>
    <w:rsid w:val="006E70B8"/>
    <w:rsid w:val="006F0CB5"/>
    <w:rsid w:val="006F206B"/>
    <w:rsid w:val="006F23AF"/>
    <w:rsid w:val="006F2A6C"/>
    <w:rsid w:val="006F3081"/>
    <w:rsid w:val="006F30BD"/>
    <w:rsid w:val="006F4046"/>
    <w:rsid w:val="006F58F0"/>
    <w:rsid w:val="006F6A85"/>
    <w:rsid w:val="006F6B63"/>
    <w:rsid w:val="00700EB9"/>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3338"/>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87E67"/>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E7BFD"/>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309"/>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1855"/>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673A4"/>
    <w:rsid w:val="00870F0E"/>
    <w:rsid w:val="008711C0"/>
    <w:rsid w:val="008731B3"/>
    <w:rsid w:val="00874304"/>
    <w:rsid w:val="0087492D"/>
    <w:rsid w:val="0087575D"/>
    <w:rsid w:val="00875A2B"/>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5DCD"/>
    <w:rsid w:val="008C7F85"/>
    <w:rsid w:val="008D2B32"/>
    <w:rsid w:val="008D2C22"/>
    <w:rsid w:val="008D622B"/>
    <w:rsid w:val="008D76B5"/>
    <w:rsid w:val="008E0285"/>
    <w:rsid w:val="008E168E"/>
    <w:rsid w:val="008E2E95"/>
    <w:rsid w:val="008E322E"/>
    <w:rsid w:val="008E6235"/>
    <w:rsid w:val="008E68BA"/>
    <w:rsid w:val="008E72B4"/>
    <w:rsid w:val="008F2081"/>
    <w:rsid w:val="008F2A56"/>
    <w:rsid w:val="008F7FF9"/>
    <w:rsid w:val="00900AEF"/>
    <w:rsid w:val="00902B2B"/>
    <w:rsid w:val="00903192"/>
    <w:rsid w:val="00903F93"/>
    <w:rsid w:val="009058A8"/>
    <w:rsid w:val="00906E29"/>
    <w:rsid w:val="00907A51"/>
    <w:rsid w:val="00907F52"/>
    <w:rsid w:val="0091272C"/>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3DE6"/>
    <w:rsid w:val="009642C5"/>
    <w:rsid w:val="00964E90"/>
    <w:rsid w:val="00965B42"/>
    <w:rsid w:val="00965D6A"/>
    <w:rsid w:val="00965E98"/>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118E"/>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0CB9"/>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CD1"/>
    <w:rsid w:val="00AB4E49"/>
    <w:rsid w:val="00AB7DE0"/>
    <w:rsid w:val="00AC0FE4"/>
    <w:rsid w:val="00AC248F"/>
    <w:rsid w:val="00AC263C"/>
    <w:rsid w:val="00AC2F29"/>
    <w:rsid w:val="00AC33AE"/>
    <w:rsid w:val="00AC3B01"/>
    <w:rsid w:val="00AC3F87"/>
    <w:rsid w:val="00AC40C5"/>
    <w:rsid w:val="00AC4746"/>
    <w:rsid w:val="00AC7F0E"/>
    <w:rsid w:val="00AD03B2"/>
    <w:rsid w:val="00AD0444"/>
    <w:rsid w:val="00AD0914"/>
    <w:rsid w:val="00AD141F"/>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27B"/>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133E"/>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5C0B"/>
    <w:rsid w:val="00B662AE"/>
    <w:rsid w:val="00B66DA1"/>
    <w:rsid w:val="00B6735C"/>
    <w:rsid w:val="00B72ACC"/>
    <w:rsid w:val="00B736C2"/>
    <w:rsid w:val="00B75A84"/>
    <w:rsid w:val="00B81DEF"/>
    <w:rsid w:val="00B82F1B"/>
    <w:rsid w:val="00B83916"/>
    <w:rsid w:val="00B83DFF"/>
    <w:rsid w:val="00B8503A"/>
    <w:rsid w:val="00B858DC"/>
    <w:rsid w:val="00B90C54"/>
    <w:rsid w:val="00B90E9B"/>
    <w:rsid w:val="00B91322"/>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A78E9"/>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E7999"/>
    <w:rsid w:val="00BF046A"/>
    <w:rsid w:val="00BF17B9"/>
    <w:rsid w:val="00BF1B54"/>
    <w:rsid w:val="00BF1C93"/>
    <w:rsid w:val="00BF2CEA"/>
    <w:rsid w:val="00BF6169"/>
    <w:rsid w:val="00BF64F4"/>
    <w:rsid w:val="00BF6D0B"/>
    <w:rsid w:val="00BF73B0"/>
    <w:rsid w:val="00C00FC3"/>
    <w:rsid w:val="00C010B6"/>
    <w:rsid w:val="00C01CD5"/>
    <w:rsid w:val="00C02103"/>
    <w:rsid w:val="00C03A93"/>
    <w:rsid w:val="00C0524A"/>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0C2"/>
    <w:rsid w:val="00C20B50"/>
    <w:rsid w:val="00C20F4E"/>
    <w:rsid w:val="00C22D62"/>
    <w:rsid w:val="00C23CF1"/>
    <w:rsid w:val="00C243D2"/>
    <w:rsid w:val="00C24D2E"/>
    <w:rsid w:val="00C2595D"/>
    <w:rsid w:val="00C25FEA"/>
    <w:rsid w:val="00C264E9"/>
    <w:rsid w:val="00C266F5"/>
    <w:rsid w:val="00C26A17"/>
    <w:rsid w:val="00C27C08"/>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5D56"/>
    <w:rsid w:val="00D173F3"/>
    <w:rsid w:val="00D17DCD"/>
    <w:rsid w:val="00D20EF9"/>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23A5"/>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97418"/>
    <w:rsid w:val="00DA1A6E"/>
    <w:rsid w:val="00DA23CF"/>
    <w:rsid w:val="00DA2840"/>
    <w:rsid w:val="00DA37A8"/>
    <w:rsid w:val="00DA3CE9"/>
    <w:rsid w:val="00DA58B2"/>
    <w:rsid w:val="00DA58E1"/>
    <w:rsid w:val="00DA649B"/>
    <w:rsid w:val="00DA7B74"/>
    <w:rsid w:val="00DB2748"/>
    <w:rsid w:val="00DB2E23"/>
    <w:rsid w:val="00DB53C2"/>
    <w:rsid w:val="00DB7765"/>
    <w:rsid w:val="00DC0ED5"/>
    <w:rsid w:val="00DC1DE3"/>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69FB"/>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5AA7"/>
    <w:rsid w:val="00E35C3E"/>
    <w:rsid w:val="00E36635"/>
    <w:rsid w:val="00E37736"/>
    <w:rsid w:val="00E40671"/>
    <w:rsid w:val="00E418C3"/>
    <w:rsid w:val="00E43ED6"/>
    <w:rsid w:val="00E445BF"/>
    <w:rsid w:val="00E44B38"/>
    <w:rsid w:val="00E452EC"/>
    <w:rsid w:val="00E4612B"/>
    <w:rsid w:val="00E47910"/>
    <w:rsid w:val="00E47CF2"/>
    <w:rsid w:val="00E509FF"/>
    <w:rsid w:val="00E51DEA"/>
    <w:rsid w:val="00E51F41"/>
    <w:rsid w:val="00E5304E"/>
    <w:rsid w:val="00E53059"/>
    <w:rsid w:val="00E53D67"/>
    <w:rsid w:val="00E53FDB"/>
    <w:rsid w:val="00E54273"/>
    <w:rsid w:val="00E54E80"/>
    <w:rsid w:val="00E54FB1"/>
    <w:rsid w:val="00E56ADB"/>
    <w:rsid w:val="00E609C5"/>
    <w:rsid w:val="00E63113"/>
    <w:rsid w:val="00E65C68"/>
    <w:rsid w:val="00E66289"/>
    <w:rsid w:val="00E66978"/>
    <w:rsid w:val="00E66A56"/>
    <w:rsid w:val="00E670C2"/>
    <w:rsid w:val="00E6784F"/>
    <w:rsid w:val="00E70255"/>
    <w:rsid w:val="00E7145D"/>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B7C75"/>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D712C"/>
    <w:rsid w:val="00EE2196"/>
    <w:rsid w:val="00EE2404"/>
    <w:rsid w:val="00EE2DF2"/>
    <w:rsid w:val="00EE51F2"/>
    <w:rsid w:val="00EE73CE"/>
    <w:rsid w:val="00EE7C55"/>
    <w:rsid w:val="00EF0B3B"/>
    <w:rsid w:val="00EF6554"/>
    <w:rsid w:val="00EF67DA"/>
    <w:rsid w:val="00EF7302"/>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4799"/>
    <w:rsid w:val="00F15E32"/>
    <w:rsid w:val="00F162DB"/>
    <w:rsid w:val="00F20933"/>
    <w:rsid w:val="00F211EE"/>
    <w:rsid w:val="00F21A7A"/>
    <w:rsid w:val="00F2256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428"/>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uiPriority w:val="99"/>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link w:val="HTML9"/>
    <w:uiPriority w:val="99"/>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91272C"/>
    <w:pPr>
      <w:topLinePunct w:val="0"/>
      <w:adjustRightInd/>
      <w:ind w:left="0"/>
      <w:pPrChange w:id="0" w:author="李 俊章" w:date="2021-11-14T10:24:00Z">
        <w:pPr>
          <w:snapToGrid w:val="0"/>
          <w:spacing w:before="80" w:after="80" w:line="240" w:lineRule="atLeast"/>
          <w:ind w:left="1021"/>
        </w:pPr>
      </w:pPrChange>
    </w:pPr>
    <w:rPr>
      <w:rFonts w:ascii="HuaweiSans-Regular" w:eastAsia="方正兰亭黑简体" w:hAnsi="HuaweiSans-Regular"/>
      <w:sz w:val="21"/>
      <w:rPrChange w:id="0" w:author="李 俊章" w:date="2021-11-14T10:24:00Z">
        <w:rPr>
          <w:rFonts w:ascii="HuaweiSans-Regular" w:eastAsia="方正兰亭黑简体" w:hAnsi="HuaweiSans-Regular" w:cs="微软雅黑"/>
          <w:sz w:val="21"/>
          <w:lang w:val="en-US" w:eastAsia="zh-CN" w:bidi="ar-SA"/>
        </w:rPr>
      </w:rPrChange>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91272C"/>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 w:type="paragraph" w:styleId="afffff3">
    <w:name w:val="Revision"/>
    <w:hidden/>
    <w:uiPriority w:val="99"/>
    <w:semiHidden/>
    <w:rsid w:val="00EF7302"/>
    <w:rPr>
      <w:rFonts w:ascii="微软雅黑" w:eastAsia="微软雅黑" w:hAnsi="微软雅黑" w:cs="微软雅黑"/>
    </w:rPr>
  </w:style>
  <w:style w:type="character" w:customStyle="1" w:styleId="HTML9">
    <w:name w:val="HTML 预设格式 字符"/>
    <w:basedOn w:val="a3"/>
    <w:link w:val="HTML8"/>
    <w:uiPriority w:val="99"/>
    <w:semiHidden/>
    <w:rsid w:val="008673A4"/>
    <w:rPr>
      <w:rFonts w:ascii="Courier New" w:eastAsia="微软雅黑" w:hAnsi="Courier New" w:cs="Courier New"/>
    </w:rPr>
  </w:style>
  <w:style w:type="character" w:styleId="afffff4">
    <w:name w:val="Unresolved Mention"/>
    <w:basedOn w:val="a3"/>
    <w:uiPriority w:val="99"/>
    <w:semiHidden/>
    <w:unhideWhenUsed/>
    <w:rsid w:val="008103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17088224">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opengauss.org/zh/docs/2.0.0/docs/Developerguide/SMP%E4%BD%BF%E7%94%A8%E5%BB%BA%E8%AE%AE.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266</TotalTime>
  <Pages>22</Pages>
  <Words>1521</Words>
  <Characters>8670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10171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sprit leo</cp:lastModifiedBy>
  <cp:revision>14</cp:revision>
  <cp:lastPrinted>2016-11-21T02:33:00Z</cp:lastPrinted>
  <dcterms:created xsi:type="dcterms:W3CDTF">2021-11-14T02:27:00Z</dcterms:created>
  <dcterms:modified xsi:type="dcterms:W3CDTF">2021-11-14T07:50:00Z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(3)uiDIM1rUL1PGhO0dcmvM+klC5CEh1Ok0tbV5C2Hz3kB2YyR8Hnedj1PtR+RLOB9lWS2bi2f0
g8/2po8dn9w/qH/dAW64jsOHueoAofVDgrqJAW9/86uIwJJ14yk4WCkiLxqc4Pi96Qxoo7DU
sjgN/Nzl6gUoHIDb5j69R1E0i793GgGbUjRZnE4txpghsP9yJksgH3L8de+IaTt+SI3w0bEU
hiWMGGPyIuNINvCypG</vt:lpwstr>
  </property>
  <property fmtid="{D5CDD505-2E9C-101B-9397-08002B2CF9AE}" pid="15" name="_2015_ms_pID_7253431">
    <vt:lpwstr>LGs3K4o0/eUreSObFAoxoVMQyMbx4QZEya0gRxK8H/Rk2CYzV7hN2u
YWX8cycDtFNaneEH3+CfDBWkXeP0+rBaHJvSKFq9AF+XPXYBNh3YbK37rSU5HP5nRgPYPnJc
0VuCA/aNx5y4ZAvfjYkM7cyxY1VFR2ZC3dV3CCPe1lfkcQyeySTktzT2XSd+lMl6RocNaQly
+EH/TRUbIQ5MARTW4mfG/Zj2zGZNvcj3mUkn</vt:lpwstr>
  </property>
  <property fmtid="{D5CDD505-2E9C-101B-9397-08002B2CF9AE}" pid="16" name="ContentTypeId">
    <vt:lpwstr>0x010100CC226774B8D87F4D92D9D1F6859ED44E</vt:lpwstr>
  </property>
  <property fmtid="{D5CDD505-2E9C-101B-9397-08002B2CF9AE}" pid="17" name="_2015_ms_pID_7253432">
    <vt:lpwstr>nbJXknYpd/sdfxkSZh7vdio=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